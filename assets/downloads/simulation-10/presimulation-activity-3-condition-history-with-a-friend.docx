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2A8C" w14:textId="7B67DACC" w:rsidR="004E2F49" w:rsidRPr="000E58F2" w:rsidRDefault="000E6171" w:rsidP="000E58F2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proofErr w:type="spellStart"/>
      <w:r>
        <w:rPr>
          <w:rFonts w:ascii="Aptos" w:hAnsi="Aptos" w:eastAsia="Aptos" w:cs="Aptos"/>
          <w:color w:val="000000"/>
          <w:sz w:val="40"/>
          <w:szCs w:val="40"/>
        </w:rPr>
        <w:t>Presimulation</w:t>
      </w:r>
      <w:proofErr w:type="spellEnd"/>
      <w:r>
        <w:rPr>
          <w:rFonts w:ascii="Aptos" w:hAnsi="Aptos" w:eastAsia="Aptos" w:cs="Aptos"/>
          <w:color w:val="000000"/>
          <w:sz w:val="40"/>
          <w:szCs w:val="40"/>
        </w:rPr>
        <w:t xml:space="preserve"> Activity</w:t>
      </w:r>
      <w:r w:rsidR="2F4B3356" w:rsidRPr="000E58F2">
        <w:rPr>
          <w:rFonts w:ascii="Aptos" w:hAnsi="Aptos" w:eastAsia="Aptos" w:cs="Aptos"/>
          <w:color w:val="000000"/>
          <w:sz w:val="40"/>
          <w:szCs w:val="40"/>
        </w:rPr>
        <w:t xml:space="preserve"> 3: Condition History </w:t>
      </w:r>
      <w:r>
        <w:rPr>
          <w:rFonts w:ascii="Aptos" w:hAnsi="Aptos" w:eastAsia="Aptos" w:cs="Aptos"/>
          <w:color w:val="000000"/>
          <w:sz w:val="40"/>
          <w:szCs w:val="40"/>
        </w:rPr>
        <w:t>W</w:t>
      </w:r>
      <w:r w:rsidR="2F4B3356" w:rsidRPr="000E58F2">
        <w:rPr>
          <w:rFonts w:ascii="Aptos" w:hAnsi="Aptos" w:eastAsia="Aptos" w:cs="Aptos"/>
          <w:color w:val="000000"/>
          <w:sz w:val="40"/>
          <w:szCs w:val="40"/>
        </w:rPr>
        <w:t xml:space="preserve">ith a </w:t>
      </w:r>
      <w:r>
        <w:rPr>
          <w:rFonts w:ascii="Aptos" w:hAnsi="Aptos" w:eastAsia="Aptos" w:cs="Aptos"/>
          <w:color w:val="000000"/>
          <w:sz w:val="40"/>
          <w:szCs w:val="40"/>
        </w:rPr>
        <w:t>F</w:t>
      </w:r>
      <w:r w:rsidR="2F4B3356" w:rsidRPr="000E58F2">
        <w:rPr>
          <w:rFonts w:ascii="Aptos" w:hAnsi="Aptos" w:eastAsia="Aptos" w:cs="Aptos"/>
          <w:color w:val="000000"/>
          <w:sz w:val="40"/>
          <w:szCs w:val="40"/>
        </w:rPr>
        <w:t>riend</w:t>
      </w:r>
    </w:p>
    <w:p w14:paraId="3E1C4F68" w14:textId="63BA4EF2" w:rsidR="000E6171" w:rsidRPr="000E58F2" w:rsidRDefault="000E6171" w:rsidP="000E6171">
      <w:pPr>
        <w:spacing w:line="480" w:lineRule="auto"/>
        <w:rPr>
          <w:color w:val="000000"/>
        </w:rPr>
      </w:pPr>
      <w:r w:rsidRPr="000E6171">
        <w:rPr>
          <w:rFonts w:ascii="Aptos" w:hAnsi="Aptos" w:eastAsia="Aptos" w:cs="Aptos"/>
          <w:color w:val="000000"/>
        </w:rPr>
        <w:t xml:space="preserve">Have a friend choose two conditions, diseases, injuries, or other incidents. Ask your friend the SAMPLE OPQRST questions for each condition. </w:t>
      </w:r>
      <w:del w:id="4" w:author="Anna Seaman" w:date="2026-08-20T14:37:00Z" w16du:dateUtc="2026-08-20T19:37:00Z">
        <w:r w:rsidRPr="000E6171" w:rsidDel="009216BF">
          <w:rPr>
            <w:color w:val="000000"/>
          </w:rPr>
          <w:delText xml:space="preserve">the SAMPLE OPQRST questions for each condition. </w:delText>
        </w:r>
      </w:del>
      <w:r w:rsidRPr="000E6171">
        <w:rPr>
          <w:rFonts w:ascii="Aptos" w:hAnsi="Aptos" w:eastAsia="Aptos" w:cs="Aptos"/>
          <w:color w:val="000000"/>
        </w:rPr>
        <w:t>Using the list provided later, write the answers to the questions on the list. Then, inform the friend of your differential diagnoses.</w:t>
      </w:r>
    </w:p>
    <w:p w14:paraId="7792B7AC" w14:textId="77777777" w:rsidR="00D86C50" w:rsidRPr="000E58F2" w:rsidRDefault="00D86C50" w:rsidP="000E6171">
      <w:pPr>
        <w:spacing w:line="480" w:lineRule="auto"/>
        <w:rPr>
          <w:color w:val="000000"/>
        </w:rPr>
      </w:pPr>
    </w:p>
    <w:p w14:paraId="32EC2C39" w14:textId="1E1181A6" w:rsidR="000E6171" w:rsidRPr="000E58F2" w:rsidRDefault="000E6171" w:rsidP="000E6171">
      <w:pPr>
        <w:spacing w:line="480" w:lineRule="auto"/>
        <w:rPr>
          <w:color w:val="000000"/>
        </w:rPr>
      </w:pPr>
      <w:r w:rsidRPr="000E6171">
        <w:rPr>
          <w:rFonts w:ascii="Aptos" w:hAnsi="Aptos" w:eastAsia="Aptos" w:cs="Aptos"/>
          <w:color w:val="000000"/>
        </w:rPr>
        <w:t>When complete, give each piece of paper to another student, and ask them to provide a list of differential diagnoses. If they are unable to provide a good or accurate list.</w:t>
      </w:r>
    </w:p>
    <w:p w14:paraId="007256F5" w14:textId="77777777" w:rsidR="00D86C50" w:rsidRPr="000E58F2" w:rsidRDefault="00D86C50" w:rsidP="000E6171">
      <w:pPr>
        <w:spacing w:line="480" w:lineRule="auto"/>
        <w:rPr>
          <w:color w:val="000000"/>
        </w:rPr>
      </w:pPr>
    </w:p>
    <w:p w14:paraId="4E9AF1F4" w14:textId="14B0B7D3" w:rsidR="00D86C50" w:rsidRPr="000E58F2" w:rsidRDefault="00D86C50" w:rsidP="000E58F2">
      <w:pPr>
        <w:spacing w:line="480" w:lineRule="auto"/>
        <w:rPr>
          <w:color w:val="000000"/>
        </w:rPr>
      </w:pPr>
      <w:r w:rsidRPr="003813D0">
        <w:rPr>
          <w:rFonts w:ascii="Aptos" w:hAnsi="Aptos" w:eastAsia="Aptos" w:cs="Aptos"/>
          <w:b/>
          <w:bCs/>
          <w:color w:val="000000"/>
        </w:rPr>
        <w:t>Condition 1</w:t>
      </w:r>
    </w:p>
    <w:p w14:paraId="73DDD4D5" w14:textId="73E71E60" w:rsidR="00D86C50" w:rsidRPr="000E58F2" w:rsidRDefault="00D86C50" w:rsidP="000E58F2">
      <w:pPr>
        <w:spacing w:line="480" w:lineRule="auto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 xml:space="preserve">(Fill in the </w:t>
      </w:r>
      <w:r w:rsidR="001062EB" w:rsidRPr="000E58F2">
        <w:rPr>
          <w:rFonts w:ascii="Aptos" w:hAnsi="Aptos" w:eastAsia="Aptos" w:cs="Aptos"/>
          <w:color w:val="000000"/>
        </w:rPr>
        <w:t>name of the condition, disease, or injury</w:t>
      </w:r>
      <w:r w:rsidRPr="000E58F2">
        <w:rPr>
          <w:rFonts w:ascii="Aptos" w:hAnsi="Aptos" w:eastAsia="Aptos" w:cs="Aptos"/>
          <w:color w:val="000000"/>
        </w:rPr>
        <w:t xml:space="preserve"> </w:t>
      </w:r>
      <w:r w:rsidRPr="000E58F2">
        <w:rPr>
          <w:rFonts w:ascii="Aptos" w:hAnsi="Aptos" w:eastAsia="Aptos" w:cs="Aptos"/>
          <w:i/>
          <w:iCs/>
          <w:color w:val="000000"/>
        </w:rPr>
        <w:t xml:space="preserve">after </w:t>
      </w:r>
      <w:r w:rsidRPr="000E58F2">
        <w:rPr>
          <w:rFonts w:ascii="Aptos" w:hAnsi="Aptos" w:eastAsia="Aptos" w:cs="Aptos"/>
          <w:color w:val="000000"/>
        </w:rPr>
        <w:t>you share the list with a friend.)</w:t>
      </w:r>
    </w:p>
    <w:p w14:paraId="0F2319B7" w14:textId="325D5596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S</w:t>
      </w:r>
    </w:p>
    <w:p w14:paraId="2E784781" w14:textId="245DBA67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A</w:t>
      </w:r>
    </w:p>
    <w:p w14:paraId="69A0180F" w14:textId="26C7467A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M</w:t>
      </w:r>
    </w:p>
    <w:p w14:paraId="393E6AB4" w14:textId="6E61B42A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P</w:t>
      </w:r>
    </w:p>
    <w:p w14:paraId="2DF8D364" w14:textId="53E06BD8" w:rsidR="000E6171" w:rsidRDefault="00D86C50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lastRenderedPageBreak/>
        <w:t>L</w:t>
      </w:r>
    </w:p>
    <w:p w14:paraId="1F3974A0" w14:textId="639615A8" w:rsidR="000E6171" w:rsidRDefault="00D86C50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E</w:t>
      </w:r>
    </w:p>
    <w:p w14:paraId="3CBE2ACF" w14:textId="0370F37B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O</w:t>
      </w:r>
    </w:p>
    <w:p w14:paraId="276153FB" w14:textId="423FA886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P</w:t>
      </w:r>
    </w:p>
    <w:p w14:paraId="2E685B51" w14:textId="0BA027FA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Q</w:t>
      </w:r>
    </w:p>
    <w:p w14:paraId="03256EA0" w14:textId="4249B268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R</w:t>
      </w:r>
    </w:p>
    <w:p w14:paraId="03D034A7" w14:textId="1B296CCE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S</w:t>
      </w:r>
    </w:p>
    <w:p w14:paraId="1A60D8BC" w14:textId="7C8A7787" w:rsidR="00D86C50" w:rsidRPr="000E58F2" w:rsidRDefault="00D86C50" w:rsidP="00351F1C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T</w:t>
      </w:r>
    </w:p>
    <w:p w14:paraId="3CB48619" w14:textId="77777777" w:rsidR="00D86C50" w:rsidRPr="000E58F2" w:rsidRDefault="00D86C50" w:rsidP="000E58F2">
      <w:pPr>
        <w:spacing w:line="480" w:lineRule="auto"/>
        <w:rPr>
          <w:color w:val="000000"/>
        </w:rPr>
      </w:pPr>
    </w:p>
    <w:p w14:paraId="25A62B7A" w14:textId="4EBEEAD0" w:rsidR="00D86C50" w:rsidRPr="003813D0" w:rsidRDefault="00D86C50" w:rsidP="000E58F2">
      <w:pPr>
        <w:spacing w:line="480" w:lineRule="auto"/>
        <w:rPr>
          <w:b/>
          <w:bCs/>
          <w:color w:val="000000"/>
        </w:rPr>
      </w:pPr>
      <w:r w:rsidRPr="003813D0">
        <w:rPr>
          <w:rFonts w:ascii="Aptos" w:hAnsi="Aptos" w:eastAsia="Aptos" w:cs="Aptos"/>
          <w:b/>
          <w:bCs/>
          <w:color w:val="000000"/>
        </w:rPr>
        <w:t>Condition 2</w:t>
      </w:r>
    </w:p>
    <w:p w14:paraId="413BCF46" w14:textId="26D2F8E0" w:rsidR="00D86C50" w:rsidRPr="000E58F2" w:rsidRDefault="00D86C50" w:rsidP="000E58F2">
      <w:pPr>
        <w:spacing w:line="480" w:lineRule="auto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 xml:space="preserve">(Fill in the </w:t>
      </w:r>
      <w:r w:rsidR="001062EB" w:rsidRPr="000E58F2">
        <w:rPr>
          <w:rFonts w:ascii="Aptos" w:hAnsi="Aptos" w:eastAsia="Aptos" w:cs="Aptos"/>
          <w:color w:val="000000"/>
        </w:rPr>
        <w:t xml:space="preserve">name of the condition, disease, or injury </w:t>
      </w:r>
      <w:r w:rsidRPr="000E58F2">
        <w:rPr>
          <w:rFonts w:ascii="Aptos" w:hAnsi="Aptos" w:eastAsia="Aptos" w:cs="Aptos"/>
          <w:i/>
          <w:iCs/>
          <w:color w:val="000000"/>
        </w:rPr>
        <w:t xml:space="preserve">after </w:t>
      </w:r>
      <w:r w:rsidRPr="000E58F2">
        <w:rPr>
          <w:rFonts w:ascii="Aptos" w:hAnsi="Aptos" w:eastAsia="Aptos" w:cs="Aptos"/>
          <w:color w:val="000000"/>
        </w:rPr>
        <w:t>you share the list with a friend.)</w:t>
      </w:r>
    </w:p>
    <w:p w14:paraId="69C7A2F8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S</w:t>
      </w:r>
    </w:p>
    <w:p w14:paraId="2AC3E9A0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A</w:t>
      </w:r>
    </w:p>
    <w:p w14:paraId="38E65752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M</w:t>
      </w:r>
    </w:p>
    <w:p w14:paraId="77B0C777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P</w:t>
      </w:r>
    </w:p>
    <w:p w14:paraId="53E128E6" w14:textId="77777777" w:rsidR="000E6171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L</w:t>
      </w:r>
    </w:p>
    <w:p w14:paraId="7FEAE561" w14:textId="77777777" w:rsidR="000E6171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E</w:t>
      </w:r>
    </w:p>
    <w:p w14:paraId="716EB4AB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O</w:t>
      </w:r>
    </w:p>
    <w:p w14:paraId="3F15FCD5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P</w:t>
      </w:r>
    </w:p>
    <w:p w14:paraId="499142D5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Q</w:t>
      </w:r>
    </w:p>
    <w:p w14:paraId="64BDBBD8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R</w:t>
      </w:r>
    </w:p>
    <w:p w14:paraId="5DDC3ED5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S</w:t>
      </w:r>
    </w:p>
    <w:p w14:paraId="65636AC3" w14:textId="77777777" w:rsidR="000E6171" w:rsidRPr="000E58F2" w:rsidRDefault="000E6171" w:rsidP="000E6171">
      <w:pPr>
        <w:spacing w:line="480" w:lineRule="auto"/>
        <w:ind w:left="720"/>
        <w:rPr>
          <w:color w:val="000000"/>
        </w:rPr>
      </w:pPr>
      <w:r w:rsidRPr="000E58F2">
        <w:rPr>
          <w:rFonts w:ascii="Aptos" w:hAnsi="Aptos" w:eastAsia="Aptos" w:cs="Aptos"/>
          <w:color w:val="000000"/>
        </w:rPr>
        <w:t>T</w:t>
      </w:r>
    </w:p>
    <w:sectPr w:rsidR="00292C61" w:rsidRPr="000E58F2" w:rsidSect="000E58F2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7843"/>
    <w:multiLevelType w:val="hybridMultilevel"/>
    <w:tmpl w:val="27C64E0C"/>
    <w:lvl w:ilvl="0" w:tplc="B6102ED8">
      <w:start w:val="1"/>
      <w:numFmt w:val="decimal"/>
      <w:lvlText w:val="%1."/>
      <w:lvlJc w:val="left"/>
      <w:pPr>
        <w:ind w:left="360" w:hanging="360"/>
      </w:pPr>
    </w:lvl>
    <w:lvl w:ilvl="1" w:tplc="5A7E05EC">
      <w:start w:val="1"/>
      <w:numFmt w:val="lowerLetter"/>
      <w:lvlText w:val="%2."/>
      <w:lvlJc w:val="left"/>
      <w:pPr>
        <w:ind w:left="1080" w:hanging="360"/>
      </w:pPr>
    </w:lvl>
    <w:lvl w:ilvl="2" w:tplc="A2DC789A">
      <w:start w:val="1"/>
      <w:numFmt w:val="lowerRoman"/>
      <w:lvlText w:val="%3."/>
      <w:lvlJc w:val="right"/>
      <w:pPr>
        <w:ind w:left="1800" w:hanging="180"/>
      </w:pPr>
    </w:lvl>
    <w:lvl w:ilvl="3" w:tplc="4420FB10">
      <w:start w:val="1"/>
      <w:numFmt w:val="decimal"/>
      <w:lvlText w:val="%4."/>
      <w:lvlJc w:val="left"/>
      <w:pPr>
        <w:ind w:left="2520" w:hanging="360"/>
      </w:pPr>
    </w:lvl>
    <w:lvl w:ilvl="4" w:tplc="23BE7BB2">
      <w:start w:val="1"/>
      <w:numFmt w:val="lowerLetter"/>
      <w:lvlText w:val="%5."/>
      <w:lvlJc w:val="left"/>
      <w:pPr>
        <w:ind w:left="3240" w:hanging="360"/>
      </w:pPr>
    </w:lvl>
    <w:lvl w:ilvl="5" w:tplc="BCCEE12A">
      <w:start w:val="1"/>
      <w:numFmt w:val="lowerRoman"/>
      <w:lvlText w:val="%6."/>
      <w:lvlJc w:val="right"/>
      <w:pPr>
        <w:ind w:left="3960" w:hanging="180"/>
      </w:pPr>
    </w:lvl>
    <w:lvl w:ilvl="6" w:tplc="A58C5DD4">
      <w:start w:val="1"/>
      <w:numFmt w:val="decimal"/>
      <w:lvlText w:val="%7."/>
      <w:lvlJc w:val="left"/>
      <w:pPr>
        <w:ind w:left="4680" w:hanging="360"/>
      </w:pPr>
    </w:lvl>
    <w:lvl w:ilvl="7" w:tplc="1FCAD18C">
      <w:start w:val="1"/>
      <w:numFmt w:val="lowerLetter"/>
      <w:lvlText w:val="%8."/>
      <w:lvlJc w:val="left"/>
      <w:pPr>
        <w:ind w:left="5400" w:hanging="360"/>
      </w:pPr>
    </w:lvl>
    <w:lvl w:ilvl="8" w:tplc="6922D2D2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91379B"/>
    <w:multiLevelType w:val="hybridMultilevel"/>
    <w:tmpl w:val="CF3E1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6364D"/>
    <w:multiLevelType w:val="hybridMultilevel"/>
    <w:tmpl w:val="E89C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9C6C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69D8C15"/>
    <w:multiLevelType w:val="hybridMultilevel"/>
    <w:tmpl w:val="30F6AB4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A10CCA66">
      <w:start w:val="1"/>
      <w:numFmt w:val="lowerLetter"/>
      <w:lvlText w:val="%2."/>
      <w:lvlJc w:val="left"/>
      <w:pPr>
        <w:ind w:left="1440" w:hanging="360"/>
      </w:pPr>
    </w:lvl>
    <w:lvl w:ilvl="2" w:tplc="6100B572">
      <w:start w:val="1"/>
      <w:numFmt w:val="lowerRoman"/>
      <w:lvlText w:val="%3."/>
      <w:lvlJc w:val="right"/>
      <w:pPr>
        <w:ind w:left="2160" w:hanging="180"/>
      </w:pPr>
    </w:lvl>
    <w:lvl w:ilvl="3" w:tplc="5418774A">
      <w:start w:val="1"/>
      <w:numFmt w:val="decimal"/>
      <w:lvlText w:val="%4."/>
      <w:lvlJc w:val="left"/>
      <w:pPr>
        <w:ind w:left="2880" w:hanging="360"/>
      </w:pPr>
    </w:lvl>
    <w:lvl w:ilvl="4" w:tplc="D2A6C8E4">
      <w:start w:val="1"/>
      <w:numFmt w:val="lowerLetter"/>
      <w:lvlText w:val="%5."/>
      <w:lvlJc w:val="left"/>
      <w:pPr>
        <w:ind w:left="3600" w:hanging="360"/>
      </w:pPr>
    </w:lvl>
    <w:lvl w:ilvl="5" w:tplc="764236C2">
      <w:start w:val="1"/>
      <w:numFmt w:val="lowerRoman"/>
      <w:lvlText w:val="%6."/>
      <w:lvlJc w:val="right"/>
      <w:pPr>
        <w:ind w:left="4320" w:hanging="180"/>
      </w:pPr>
    </w:lvl>
    <w:lvl w:ilvl="6" w:tplc="29A86090">
      <w:start w:val="1"/>
      <w:numFmt w:val="decimal"/>
      <w:lvlText w:val="%7."/>
      <w:lvlJc w:val="left"/>
      <w:pPr>
        <w:ind w:left="5040" w:hanging="360"/>
      </w:pPr>
    </w:lvl>
    <w:lvl w:ilvl="7" w:tplc="DD9E7170">
      <w:start w:val="1"/>
      <w:numFmt w:val="lowerLetter"/>
      <w:lvlText w:val="%8."/>
      <w:lvlJc w:val="left"/>
      <w:pPr>
        <w:ind w:left="5760" w:hanging="360"/>
      </w:pPr>
    </w:lvl>
    <w:lvl w:ilvl="8" w:tplc="3CCA7D6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83FE6"/>
    <w:multiLevelType w:val="hybridMultilevel"/>
    <w:tmpl w:val="5DF29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770992">
    <w:abstractNumId w:val="4"/>
  </w:num>
  <w:num w:numId="2" w16cid:durableId="1557594228">
    <w:abstractNumId w:val="9"/>
  </w:num>
  <w:num w:numId="3" w16cid:durableId="1053433690">
    <w:abstractNumId w:val="2"/>
  </w:num>
  <w:num w:numId="4" w16cid:durableId="138813288">
    <w:abstractNumId w:val="1"/>
  </w:num>
  <w:num w:numId="5" w16cid:durableId="1227834601">
    <w:abstractNumId w:val="3"/>
  </w:num>
  <w:num w:numId="6" w16cid:durableId="1156606384">
    <w:abstractNumId w:val="10"/>
  </w:num>
  <w:num w:numId="7" w16cid:durableId="780032895">
    <w:abstractNumId w:val="6"/>
  </w:num>
  <w:num w:numId="8" w16cid:durableId="25255401">
    <w:abstractNumId w:val="12"/>
  </w:num>
  <w:num w:numId="9" w16cid:durableId="1975871515">
    <w:abstractNumId w:val="11"/>
  </w:num>
  <w:num w:numId="10" w16cid:durableId="1320694016">
    <w:abstractNumId w:val="13"/>
  </w:num>
  <w:num w:numId="11" w16cid:durableId="1965187705">
    <w:abstractNumId w:val="14"/>
  </w:num>
  <w:num w:numId="12" w16cid:durableId="1859613238">
    <w:abstractNumId w:val="7"/>
  </w:num>
  <w:num w:numId="13" w16cid:durableId="1131510263">
    <w:abstractNumId w:val="0"/>
  </w:num>
  <w:num w:numId="14" w16cid:durableId="2123917755">
    <w:abstractNumId w:val="8"/>
  </w:num>
  <w:num w:numId="15" w16cid:durableId="83145726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21D74"/>
    <w:rsid w:val="00045203"/>
    <w:rsid w:val="0005540B"/>
    <w:rsid w:val="000746C5"/>
    <w:rsid w:val="00074F61"/>
    <w:rsid w:val="000B257B"/>
    <w:rsid w:val="000D6FE5"/>
    <w:rsid w:val="000D7B1B"/>
    <w:rsid w:val="000E4F16"/>
    <w:rsid w:val="000E58F2"/>
    <w:rsid w:val="000E6171"/>
    <w:rsid w:val="00103B73"/>
    <w:rsid w:val="001062EB"/>
    <w:rsid w:val="001112D8"/>
    <w:rsid w:val="00120383"/>
    <w:rsid w:val="00126D70"/>
    <w:rsid w:val="00136A03"/>
    <w:rsid w:val="00154707"/>
    <w:rsid w:val="001564D5"/>
    <w:rsid w:val="00157D02"/>
    <w:rsid w:val="001662A0"/>
    <w:rsid w:val="001764BF"/>
    <w:rsid w:val="0018030D"/>
    <w:rsid w:val="001818BF"/>
    <w:rsid w:val="00196511"/>
    <w:rsid w:val="001B36BA"/>
    <w:rsid w:val="001C4808"/>
    <w:rsid w:val="001E23CB"/>
    <w:rsid w:val="00222B50"/>
    <w:rsid w:val="00223D98"/>
    <w:rsid w:val="002274B5"/>
    <w:rsid w:val="00243561"/>
    <w:rsid w:val="00255441"/>
    <w:rsid w:val="00255BA8"/>
    <w:rsid w:val="0026357F"/>
    <w:rsid w:val="00265554"/>
    <w:rsid w:val="002733AB"/>
    <w:rsid w:val="00290C5C"/>
    <w:rsid w:val="00292C61"/>
    <w:rsid w:val="002A1587"/>
    <w:rsid w:val="002A4739"/>
    <w:rsid w:val="002D313E"/>
    <w:rsid w:val="002E0D8B"/>
    <w:rsid w:val="002E3145"/>
    <w:rsid w:val="002F08E1"/>
    <w:rsid w:val="003108AC"/>
    <w:rsid w:val="00311042"/>
    <w:rsid w:val="0031519F"/>
    <w:rsid w:val="00351F1C"/>
    <w:rsid w:val="003727A2"/>
    <w:rsid w:val="003813D0"/>
    <w:rsid w:val="00385CC0"/>
    <w:rsid w:val="003C531D"/>
    <w:rsid w:val="003D0217"/>
    <w:rsid w:val="003D28D1"/>
    <w:rsid w:val="003F6953"/>
    <w:rsid w:val="0041664D"/>
    <w:rsid w:val="0043525E"/>
    <w:rsid w:val="004450C9"/>
    <w:rsid w:val="0044512A"/>
    <w:rsid w:val="0045389A"/>
    <w:rsid w:val="004B6C18"/>
    <w:rsid w:val="004D2552"/>
    <w:rsid w:val="004D7014"/>
    <w:rsid w:val="004E2F49"/>
    <w:rsid w:val="004F4896"/>
    <w:rsid w:val="004F4B87"/>
    <w:rsid w:val="004F4BF8"/>
    <w:rsid w:val="004F7A55"/>
    <w:rsid w:val="00511C5A"/>
    <w:rsid w:val="00526798"/>
    <w:rsid w:val="00531EF6"/>
    <w:rsid w:val="00534BCA"/>
    <w:rsid w:val="00543021"/>
    <w:rsid w:val="00553C7B"/>
    <w:rsid w:val="00577582"/>
    <w:rsid w:val="0058060A"/>
    <w:rsid w:val="005949BC"/>
    <w:rsid w:val="005A4EA6"/>
    <w:rsid w:val="005C1874"/>
    <w:rsid w:val="005C5B70"/>
    <w:rsid w:val="005C5D4C"/>
    <w:rsid w:val="005D456B"/>
    <w:rsid w:val="005E2851"/>
    <w:rsid w:val="005E4C3F"/>
    <w:rsid w:val="005E64B8"/>
    <w:rsid w:val="00600AE5"/>
    <w:rsid w:val="006531DB"/>
    <w:rsid w:val="00654B97"/>
    <w:rsid w:val="006648C0"/>
    <w:rsid w:val="00684925"/>
    <w:rsid w:val="00695545"/>
    <w:rsid w:val="006E1AFA"/>
    <w:rsid w:val="00711A6E"/>
    <w:rsid w:val="00722D8B"/>
    <w:rsid w:val="00723237"/>
    <w:rsid w:val="007374C8"/>
    <w:rsid w:val="00745701"/>
    <w:rsid w:val="00752DB4"/>
    <w:rsid w:val="007668BD"/>
    <w:rsid w:val="00776CB7"/>
    <w:rsid w:val="007925C7"/>
    <w:rsid w:val="00795CE6"/>
    <w:rsid w:val="007A1E82"/>
    <w:rsid w:val="007A7B7A"/>
    <w:rsid w:val="007B4FF0"/>
    <w:rsid w:val="007B6FC3"/>
    <w:rsid w:val="007C6D60"/>
    <w:rsid w:val="007D3D84"/>
    <w:rsid w:val="007E1692"/>
    <w:rsid w:val="00802FB6"/>
    <w:rsid w:val="0080734D"/>
    <w:rsid w:val="00811B4A"/>
    <w:rsid w:val="00850D45"/>
    <w:rsid w:val="00870D58"/>
    <w:rsid w:val="00873AAD"/>
    <w:rsid w:val="00891B43"/>
    <w:rsid w:val="00893B12"/>
    <w:rsid w:val="008B12EB"/>
    <w:rsid w:val="008B683C"/>
    <w:rsid w:val="008B6EA3"/>
    <w:rsid w:val="008B70A8"/>
    <w:rsid w:val="008C2C5F"/>
    <w:rsid w:val="008D1217"/>
    <w:rsid w:val="008E1D51"/>
    <w:rsid w:val="008F42E5"/>
    <w:rsid w:val="008F7D4F"/>
    <w:rsid w:val="00906662"/>
    <w:rsid w:val="00912142"/>
    <w:rsid w:val="00917FD4"/>
    <w:rsid w:val="009216BF"/>
    <w:rsid w:val="00951B09"/>
    <w:rsid w:val="00957FF9"/>
    <w:rsid w:val="00962428"/>
    <w:rsid w:val="009665DF"/>
    <w:rsid w:val="00983AE9"/>
    <w:rsid w:val="0098438E"/>
    <w:rsid w:val="009A1444"/>
    <w:rsid w:val="009A47C8"/>
    <w:rsid w:val="009A49CA"/>
    <w:rsid w:val="009C16C8"/>
    <w:rsid w:val="009D530F"/>
    <w:rsid w:val="00A034A9"/>
    <w:rsid w:val="00A165A3"/>
    <w:rsid w:val="00A27508"/>
    <w:rsid w:val="00A30D82"/>
    <w:rsid w:val="00A318FA"/>
    <w:rsid w:val="00A6109F"/>
    <w:rsid w:val="00A715D8"/>
    <w:rsid w:val="00AE13FD"/>
    <w:rsid w:val="00AE3795"/>
    <w:rsid w:val="00AF2B9B"/>
    <w:rsid w:val="00B14BF5"/>
    <w:rsid w:val="00B34188"/>
    <w:rsid w:val="00B56896"/>
    <w:rsid w:val="00B61B45"/>
    <w:rsid w:val="00B76C55"/>
    <w:rsid w:val="00B8768B"/>
    <w:rsid w:val="00B877CA"/>
    <w:rsid w:val="00B921BB"/>
    <w:rsid w:val="00B943CA"/>
    <w:rsid w:val="00BA1B46"/>
    <w:rsid w:val="00BA5159"/>
    <w:rsid w:val="00BC773D"/>
    <w:rsid w:val="00BE6D4F"/>
    <w:rsid w:val="00C123E1"/>
    <w:rsid w:val="00C37876"/>
    <w:rsid w:val="00C401E7"/>
    <w:rsid w:val="00C51B69"/>
    <w:rsid w:val="00C72DE8"/>
    <w:rsid w:val="00C757F1"/>
    <w:rsid w:val="00C85B18"/>
    <w:rsid w:val="00C91895"/>
    <w:rsid w:val="00CA0C87"/>
    <w:rsid w:val="00CB443E"/>
    <w:rsid w:val="00CD0AD0"/>
    <w:rsid w:val="00CD6723"/>
    <w:rsid w:val="00CD6B80"/>
    <w:rsid w:val="00CD6C4F"/>
    <w:rsid w:val="00CF7ACB"/>
    <w:rsid w:val="00D05A12"/>
    <w:rsid w:val="00D07F04"/>
    <w:rsid w:val="00D26D14"/>
    <w:rsid w:val="00D37ED1"/>
    <w:rsid w:val="00D7686D"/>
    <w:rsid w:val="00D815E8"/>
    <w:rsid w:val="00D86C50"/>
    <w:rsid w:val="00D91DF1"/>
    <w:rsid w:val="00DA5E4A"/>
    <w:rsid w:val="00DB2326"/>
    <w:rsid w:val="00DB3A1A"/>
    <w:rsid w:val="00DD6A72"/>
    <w:rsid w:val="00DE6F6B"/>
    <w:rsid w:val="00DF06B9"/>
    <w:rsid w:val="00DF2C60"/>
    <w:rsid w:val="00DF4391"/>
    <w:rsid w:val="00DF512B"/>
    <w:rsid w:val="00E2157B"/>
    <w:rsid w:val="00E4505E"/>
    <w:rsid w:val="00E51CEF"/>
    <w:rsid w:val="00E53E58"/>
    <w:rsid w:val="00E55F55"/>
    <w:rsid w:val="00E61D08"/>
    <w:rsid w:val="00E71C26"/>
    <w:rsid w:val="00E71E2A"/>
    <w:rsid w:val="00E74810"/>
    <w:rsid w:val="00E74C4E"/>
    <w:rsid w:val="00E80D55"/>
    <w:rsid w:val="00E82B49"/>
    <w:rsid w:val="00EA4FB5"/>
    <w:rsid w:val="00EE1765"/>
    <w:rsid w:val="00EE3BA9"/>
    <w:rsid w:val="00F12DC5"/>
    <w:rsid w:val="00F313EC"/>
    <w:rsid w:val="00F31615"/>
    <w:rsid w:val="00F51F3B"/>
    <w:rsid w:val="00F56A40"/>
    <w:rsid w:val="00F56BF0"/>
    <w:rsid w:val="00F64AA4"/>
    <w:rsid w:val="00F9121C"/>
    <w:rsid w:val="00F9502C"/>
    <w:rsid w:val="00F95ECF"/>
    <w:rsid w:val="00FC3161"/>
    <w:rsid w:val="05434500"/>
    <w:rsid w:val="1ACD1EBD"/>
    <w:rsid w:val="25737E87"/>
    <w:rsid w:val="2F4B3356"/>
    <w:rsid w:val="39AB9290"/>
    <w:rsid w:val="39D00646"/>
    <w:rsid w:val="44B0AD5F"/>
    <w:rsid w:val="61FACBEB"/>
    <w:rsid w:val="6613AD39"/>
    <w:rsid w:val="661F8383"/>
    <w:rsid w:val="7F0142EB"/>
    <w:rsid w:val="7F51F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71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318FA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11042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11042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922</Words>
  <Characters>4919</Characters>
  <Application>Microsoft Office Word</Application>
  <DocSecurity>0</DocSecurity>
  <Lines>127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Condition History With a Friend</dc:title>
  <dc:subject/>
  <dc:creator>Microsoft Office User</dc:creator>
  <cp:keywords/>
  <dc:description/>
  <cp:lastModifiedBy>Anna Seaman</cp:lastModifiedBy>
  <cp:revision>82</cp:revision>
  <dcterms:created xsi:type="dcterms:W3CDTF">2024-12-02T19:28:00Z</dcterms:created>
  <dcterms:modified xsi:type="dcterms:W3CDTF">2026-08-20T19:39:00Z</dcterms:modified>
</cp:coreProperties>
</file>