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6du="http://schemas.microsoft.com/office/word/2023/wordml/word16du" mc:Ignorable="w14 w15 w16se w16cid w16 w16cex w16sdtdh w16sdtfl w16du wp14">
  <w:body>
    <w:p w14:paraId="1BE8B294" w14:textId="52308643" w:rsidR="00250521" w:rsidRPr="00CE276A" w:rsidRDefault="00D75AC8" w:rsidP="00CE276A">
      <w:pPr>
        <w:pStyle w:val="Heading1"/>
        <w:spacing w:line="480" w:lineRule="auto"/>
        <w:rPr>
          <w:rFonts w:ascii="Times New Roman" w:hAnsi="Times New Roman" w:cs="Times New Roman"/>
          <w:color w:val="000000"/>
        </w:rPr>
      </w:pPr>
      <w:r>
        <w:rPr>
          <w:rFonts w:ascii="Aptos" w:hAnsi="Aptos" w:cs="Aptos" w:eastAsia="Aptos"/>
          <w:color w:val="000000"/>
          <w:sz w:val="40"/>
          <w:szCs w:val="40"/>
        </w:rPr>
        <w:t>Presimulation Activity</w:t>
      </w:r>
      <w:r w:rsidR="63BDDA00" w:rsidRPr="00CE276A">
        <w:rPr>
          <w:rFonts w:ascii="Aptos" w:hAnsi="Aptos" w:cs="Aptos" w:eastAsia="Aptos"/>
          <w:color w:val="000000"/>
          <w:sz w:val="40"/>
          <w:szCs w:val="40"/>
        </w:rPr>
        <w:t xml:space="preserve"> 5</w:t>
      </w:r>
      <w:r w:rsidR="009F444D" w:rsidRPr="00CE276A">
        <w:rPr>
          <w:rFonts w:ascii="Aptos" w:hAnsi="Aptos" w:cs="Aptos" w:eastAsia="Aptos"/>
          <w:color w:val="000000"/>
          <w:sz w:val="40"/>
          <w:szCs w:val="40"/>
        </w:rPr>
        <w:t>:</w:t>
      </w:r>
      <w:r w:rsidR="63BDDA00" w:rsidRPr="00CE276A">
        <w:rPr>
          <w:rFonts w:ascii="Aptos" w:hAnsi="Aptos" w:cs="Aptos" w:eastAsia="Aptos"/>
          <w:color w:val="000000"/>
          <w:sz w:val="40"/>
          <w:szCs w:val="40"/>
        </w:rPr>
        <w:t xml:space="preserve"> Social Determinants of Health</w:t>
      </w:r>
    </w:p>
    <w:p w14:paraId="452B3B05" w14:textId="77777777" w:rsidR="00D75AC8" w:rsidRPr="00FB2CD5" w:rsidRDefault="00D75AC8" w:rsidP="00D75AC8">
      <w:pPr>
        <w:spacing w:line="480" w:lineRule="auto"/>
        <w:rPr>
          <w:rFonts w:ascii="Times New Roman" w:hAnsi="Times New Roman" w:cs="Times New Roman"/>
          <w:color w:val="000000"/>
        </w:rPr>
      </w:pPr>
      <w:r w:rsidRPr="00FB2CD5">
        <w:rPr>
          <w:rFonts w:ascii="Aptos" w:hAnsi="Aptos" w:cs="Aptos" w:eastAsia="Aptos"/>
          <w:color w:val="000000"/>
        </w:rPr>
        <w:t>Answer the following questions:</w:t>
      </w:r>
    </w:p>
    <w:p w14:paraId="2683F5C6" w14:textId="77777777" w:rsidR="00D75AC8" w:rsidRPr="00FB2CD5" w:rsidRDefault="00D75AC8" w:rsidP="00FB2CD5">
      <w:pPr>
        <w:pStyle w:val="ListParagraph"/>
        <w:numPr>
          <w:ilvl w:val="0"/>
          <w:numId w:val="22"/>
        </w:numPr>
        <w:spacing w:line="480" w:lineRule="auto"/>
        <w:rPr>
          <w:rFonts w:ascii="Times New Roman" w:hAnsi="Times New Roman" w:cs="Times New Roman"/>
          <w:color w:val="000000"/>
        </w:rPr>
      </w:pPr>
      <w:r w:rsidRPr="00FB2CD5">
        <w:rPr>
          <w:rFonts w:ascii="Aptos" w:hAnsi="Aptos" w:cs="Aptos" w:eastAsia="Aptos"/>
          <w:color w:val="000000"/>
        </w:rPr>
        <w:t>What is access in health care?</w:t>
      </w:r>
    </w:p>
    <w:p w14:paraId="2F78874B" w14:textId="77777777" w:rsidR="00D75AC8" w:rsidRPr="00FB2CD5" w:rsidRDefault="00D75AC8" w:rsidP="00FB2CD5">
      <w:pPr>
        <w:pStyle w:val="ListParagraph"/>
        <w:numPr>
          <w:ilvl w:val="0"/>
          <w:numId w:val="22"/>
        </w:numPr>
        <w:spacing w:line="480" w:lineRule="auto"/>
        <w:rPr>
          <w:rFonts w:ascii="Times New Roman" w:hAnsi="Times New Roman" w:cs="Times New Roman"/>
          <w:color w:val="000000"/>
        </w:rPr>
      </w:pPr>
      <w:r w:rsidRPr="00FB2CD5">
        <w:rPr>
          <w:rFonts w:ascii="Aptos" w:hAnsi="Aptos" w:cs="Aptos" w:eastAsia="Aptos"/>
          <w:color w:val="000000"/>
        </w:rPr>
        <w:t>What is equity in health care?</w:t>
      </w:r>
    </w:p>
    <w:p w14:paraId="3DEB2455" w14:textId="77777777" w:rsidR="00D75AC8" w:rsidRPr="00FB2CD5" w:rsidRDefault="00D75AC8" w:rsidP="00FB2CD5">
      <w:pPr>
        <w:pStyle w:val="ListParagraph"/>
        <w:numPr>
          <w:ilvl w:val="0"/>
          <w:numId w:val="22"/>
        </w:numPr>
        <w:spacing w:line="480" w:lineRule="auto"/>
        <w:rPr>
          <w:rFonts w:ascii="Times New Roman" w:hAnsi="Times New Roman" w:cs="Times New Roman"/>
          <w:color w:val="000000"/>
        </w:rPr>
      </w:pPr>
      <w:r w:rsidRPr="00FB2CD5">
        <w:rPr>
          <w:rFonts w:ascii="Aptos" w:hAnsi="Aptos" w:cs="Aptos" w:eastAsia="Aptos"/>
          <w:color w:val="000000"/>
        </w:rPr>
        <w:t>What is equality in health care?</w:t>
      </w:r>
    </w:p>
    <w:p w14:paraId="00DDB3CA" w14:textId="77777777" w:rsidR="00D75AC8" w:rsidRPr="00FB2CD5" w:rsidRDefault="00D75AC8" w:rsidP="00FB2CD5">
      <w:pPr>
        <w:pStyle w:val="ListParagraph"/>
        <w:numPr>
          <w:ilvl w:val="0"/>
          <w:numId w:val="22"/>
        </w:numPr>
        <w:spacing w:line="480" w:lineRule="auto"/>
        <w:rPr>
          <w:rFonts w:ascii="Times New Roman" w:hAnsi="Times New Roman" w:cs="Times New Roman"/>
          <w:color w:val="000000"/>
        </w:rPr>
      </w:pPr>
      <w:r w:rsidRPr="00FB2CD5">
        <w:rPr>
          <w:rFonts w:ascii="Aptos" w:hAnsi="Aptos" w:cs="Aptos" w:eastAsia="Aptos"/>
          <w:color w:val="000000"/>
        </w:rPr>
        <w:t>What are social determinants of health (SDOH)?</w:t>
      </w:r>
    </w:p>
    <w:p w14:paraId="5446F6DE" w14:textId="77777777" w:rsidR="00D75AC8" w:rsidRPr="00FB2CD5" w:rsidRDefault="00D75AC8" w:rsidP="00FB2CD5">
      <w:pPr>
        <w:pStyle w:val="ListParagraph"/>
        <w:numPr>
          <w:ilvl w:val="0"/>
          <w:numId w:val="22"/>
        </w:numPr>
        <w:spacing w:line="480" w:lineRule="auto"/>
        <w:rPr>
          <w:rFonts w:ascii="Times New Roman" w:hAnsi="Times New Roman" w:cs="Times New Roman"/>
          <w:color w:val="000000"/>
        </w:rPr>
      </w:pPr>
      <w:r w:rsidRPr="00FB2CD5">
        <w:rPr>
          <w:rFonts w:ascii="Aptos" w:hAnsi="Aptos" w:cs="Aptos" w:eastAsia="Aptos"/>
          <w:color w:val="000000"/>
        </w:rPr>
        <w:lastRenderedPageBreak/>
        <w:t>Provide an example of each: access, equity, equality, SDOH.</w:t>
      </w:r>
    </w:p>
    <w:p w14:paraId="41797C1D" w14:textId="77777777" w:rsidR="00D75AC8" w:rsidRPr="00FB2CD5" w:rsidRDefault="00D75AC8" w:rsidP="00FB2CD5">
      <w:pPr>
        <w:pStyle w:val="ListParagraph"/>
        <w:numPr>
          <w:ilvl w:val="0"/>
          <w:numId w:val="22"/>
        </w:numPr>
        <w:spacing w:line="480" w:lineRule="auto"/>
        <w:rPr>
          <w:rFonts w:ascii="Times New Roman" w:hAnsi="Times New Roman" w:cs="Times New Roman"/>
          <w:color w:val="000000"/>
        </w:rPr>
      </w:pPr>
      <w:r w:rsidRPr="00FB2CD5">
        <w:rPr>
          <w:rFonts w:ascii="Aptos" w:hAnsi="Aptos" w:cs="Aptos" w:eastAsia="Aptos"/>
          <w:color w:val="000000"/>
        </w:rPr>
        <w:t>Provide an example of how a system could change to improve the access, equity, equality, or SDOH.</w:t>
      </w:r>
    </w:p>
    <w:p w14:paraId="6C9B4531" w14:textId="77777777" w:rsidR="00D75AC8" w:rsidRPr="00FB2CD5" w:rsidRDefault="00D75AC8" w:rsidP="00FB2CD5">
      <w:pPr>
        <w:pStyle w:val="ListParagraph"/>
        <w:numPr>
          <w:ilvl w:val="0"/>
          <w:numId w:val="22"/>
        </w:numPr>
        <w:spacing w:line="480" w:lineRule="auto"/>
        <w:rPr>
          <w:rFonts w:ascii="Times New Roman" w:hAnsi="Times New Roman" w:cs="Times New Roman"/>
          <w:color w:val="000000"/>
        </w:rPr>
      </w:pPr>
      <w:r w:rsidRPr="00FB2CD5">
        <w:rPr>
          <w:rFonts w:ascii="Aptos" w:hAnsi="Aptos" w:cs="Aptos" w:eastAsia="Aptos"/>
          <w:color w:val="000000"/>
        </w:rPr>
        <w:t>Provide an example of how an AT or individual health care clinician could change to improve the access, equity, equality, and SDOH.</w:t>
      </w:r>
    </w:p>
    <w:p w14:paraId="1BBA4EC8" w14:textId="77777777" w:rsidR="00D75AC8" w:rsidRPr="00FB2CD5" w:rsidRDefault="00D75AC8" w:rsidP="00FB2CD5">
      <w:pPr>
        <w:pStyle w:val="ListParagraph"/>
        <w:numPr>
          <w:ilvl w:val="0"/>
          <w:numId w:val="22"/>
        </w:numPr>
        <w:spacing w:line="480" w:lineRule="auto"/>
        <w:rPr>
          <w:rFonts w:ascii="Times New Roman" w:hAnsi="Times New Roman" w:cs="Times New Roman"/>
          <w:color w:val="000000"/>
        </w:rPr>
      </w:pPr>
      <w:r w:rsidRPr="00FB2CD5">
        <w:rPr>
          <w:rFonts w:ascii="Aptos" w:hAnsi="Aptos" w:cs="Aptos" w:eastAsia="Aptos"/>
          <w:color w:val="000000"/>
        </w:rPr>
        <w:t>Consider who has the responsibility to improve each of these factors that affect health? Is it you, the organization, society, or the govern</w:t>
      </w:r>
      <w:del w:id="1" w:author="Anna Seaman" w:date="2026-08-14T09:18:00Z" w16du:dateUtc="2026-08-14T14:18:00Z">
        <w:r w:rsidRPr="00FB2CD5" w:rsidDel="003E2799">
          <w:rPr>
            <w:rFonts w:ascii="Times New Roman" w:hAnsi="Times New Roman" w:cs="Times New Roman"/>
            <w:color w:val="000000"/>
          </w:rPr>
          <w:softHyphen/>
        </w:r>
      </w:del>
      <w:r w:rsidRPr="00FB2CD5">
        <w:rPr>
          <w:rFonts w:ascii="Aptos" w:hAnsi="Aptos" w:cs="Aptos" w:eastAsia="Aptos"/>
          <w:color w:val="000000"/>
        </w:rPr>
        <w:t>ment? If so, what is reasonable to expect of each, and how does this happen?</w:t>
      </w:r>
    </w:p>
    <w:bookmarkEnd w:id="0"/>
    <w:sectPr w:rsidR="0091057E" w:rsidRPr="00CE276A" w:rsidSect="00CE276A">
      <w:footerReference w:type="default" r:id="rId12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" w:author="Anna Seaman" w:date="2026-08-14T09:17:00Z" w:initials="AS">
    <w:p w14:paraId="714EE047" w14:textId="77777777" w:rsidR="003E2799" w:rsidRDefault="003E2799" w:rsidP="003E2799">
      <w:pPr>
        <w:pStyle w:val="CommentText"/>
      </w:pPr>
      <w:r>
        <w:rPr>
          <w:rStyle w:val="CommentReference"/>
        </w:rPr>
        <w:annotationRef/>
      </w:r>
      <w:r>
        <w:rPr>
          <w:rFonts w:ascii="Aptos" w:hAnsi="Aptos" w:eastAsia="Aptos" w:cs="Aptos"/>
        </w:rPr>
        <w:t>Claire: Make sure your list is formatted like this in your build.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14EE04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C8B7421" w16cex:dateUtc="2026-08-14T14:1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14EE047" w16cid:durableId="4C8B742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HKPropel Access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23FC61C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9EE71CBE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B4CDB5D8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CBEC6AAC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CC869B21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57B69A6"/>
    <w:multiLevelType w:val="hybridMultilevel"/>
    <w:tmpl w:val="9FDE77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5F94B71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A1B5C59"/>
    <w:multiLevelType w:val="hybridMultilevel"/>
    <w:tmpl w:val="19567A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E8B2C6A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13776415"/>
    <w:multiLevelType w:val="hybridMultilevel"/>
    <w:tmpl w:val="6C5EF3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2823B9"/>
    <w:multiLevelType w:val="hybridMultilevel"/>
    <w:tmpl w:val="480A04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0072BB"/>
    <w:multiLevelType w:val="hybridMultilevel"/>
    <w:tmpl w:val="5CFA80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9870DF"/>
    <w:multiLevelType w:val="hybridMultilevel"/>
    <w:tmpl w:val="BE9C09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901E0D"/>
    <w:multiLevelType w:val="hybridMultilevel"/>
    <w:tmpl w:val="42C293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003678"/>
    <w:multiLevelType w:val="hybridMultilevel"/>
    <w:tmpl w:val="C16CF33A"/>
    <w:lvl w:ilvl="0" w:tplc="87CE69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10015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5DCDF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3616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F0C5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926D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F677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6A8B9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B086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C821A3"/>
    <w:multiLevelType w:val="hybridMultilevel"/>
    <w:tmpl w:val="2146FF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8E544D"/>
    <w:multiLevelType w:val="hybridMultilevel"/>
    <w:tmpl w:val="9E467F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097548"/>
    <w:multiLevelType w:val="hybridMultilevel"/>
    <w:tmpl w:val="39EA376A"/>
    <w:lvl w:ilvl="0" w:tplc="46F205CA">
      <w:numFmt w:val="bullet"/>
      <w:lvlText w:val="•"/>
      <w:lvlJc w:val="left"/>
      <w:pPr>
        <w:ind w:left="720" w:hanging="360"/>
      </w:pPr>
      <w:rPr>
        <w:rFonts w:ascii="Symbol" w:eastAsia="Symbol" w:hAnsi="Symbol" w:cs="Symbol" w:hint="default"/>
        <w:color w:val="244061"/>
        <w:w w:val="10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DA2B3C"/>
    <w:multiLevelType w:val="hybridMultilevel"/>
    <w:tmpl w:val="995CCE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FDA66C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" w15:restartNumberingAfterBreak="0">
    <w:nsid w:val="4B912C8C"/>
    <w:multiLevelType w:val="hybridMultilevel"/>
    <w:tmpl w:val="D5FA6504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1" w15:restartNumberingAfterBreak="0">
    <w:nsid w:val="4FBD3FD6"/>
    <w:multiLevelType w:val="hybridMultilevel"/>
    <w:tmpl w:val="6DAA8C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BF8781B"/>
    <w:multiLevelType w:val="hybridMultilevel"/>
    <w:tmpl w:val="CC04357A"/>
    <w:lvl w:ilvl="0" w:tplc="FAE23F0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134A3E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36C89E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8E69F5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E90255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2A8991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A2E8B3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FBE37B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266CAE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 w15:restartNumberingAfterBreak="0">
    <w:nsid w:val="60EA3F73"/>
    <w:multiLevelType w:val="hybridMultilevel"/>
    <w:tmpl w:val="C5946DBC"/>
    <w:lvl w:ilvl="0" w:tplc="338E160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200F8C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B483F7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85E05A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2C8D17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552E8A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DCEB4D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3D8AB0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586999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 w15:restartNumberingAfterBreak="0">
    <w:nsid w:val="61B1090C"/>
    <w:multiLevelType w:val="hybridMultilevel"/>
    <w:tmpl w:val="7BFCF9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2B876A7"/>
    <w:multiLevelType w:val="hybridMultilevel"/>
    <w:tmpl w:val="1A8CAC2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9F7201F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7" w15:restartNumberingAfterBreak="0">
    <w:nsid w:val="6A0B79F5"/>
    <w:multiLevelType w:val="hybridMultilevel"/>
    <w:tmpl w:val="120239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E9229F6"/>
    <w:multiLevelType w:val="hybridMultilevel"/>
    <w:tmpl w:val="249A96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FC87F20"/>
    <w:multiLevelType w:val="hybridMultilevel"/>
    <w:tmpl w:val="6D1A000A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735394910">
    <w:abstractNumId w:val="14"/>
  </w:num>
  <w:num w:numId="2" w16cid:durableId="1207765242">
    <w:abstractNumId w:val="10"/>
  </w:num>
  <w:num w:numId="3" w16cid:durableId="905997666">
    <w:abstractNumId w:val="17"/>
  </w:num>
  <w:num w:numId="4" w16cid:durableId="1954822591">
    <w:abstractNumId w:val="28"/>
  </w:num>
  <w:num w:numId="5" w16cid:durableId="80759983">
    <w:abstractNumId w:val="25"/>
  </w:num>
  <w:num w:numId="6" w16cid:durableId="1354576523">
    <w:abstractNumId w:val="22"/>
  </w:num>
  <w:num w:numId="7" w16cid:durableId="1298223718">
    <w:abstractNumId w:val="23"/>
  </w:num>
  <w:num w:numId="8" w16cid:durableId="2144542902">
    <w:abstractNumId w:val="13"/>
  </w:num>
  <w:num w:numId="9" w16cid:durableId="1518541503">
    <w:abstractNumId w:val="21"/>
  </w:num>
  <w:num w:numId="10" w16cid:durableId="690108980">
    <w:abstractNumId w:val="7"/>
  </w:num>
  <w:num w:numId="11" w16cid:durableId="996112341">
    <w:abstractNumId w:val="27"/>
  </w:num>
  <w:num w:numId="12" w16cid:durableId="587348513">
    <w:abstractNumId w:val="24"/>
  </w:num>
  <w:num w:numId="13" w16cid:durableId="1924101095">
    <w:abstractNumId w:val="19"/>
  </w:num>
  <w:num w:numId="14" w16cid:durableId="712995850">
    <w:abstractNumId w:val="20"/>
  </w:num>
  <w:num w:numId="15" w16cid:durableId="1835955329">
    <w:abstractNumId w:val="26"/>
  </w:num>
  <w:num w:numId="16" w16cid:durableId="1315719243">
    <w:abstractNumId w:val="15"/>
  </w:num>
  <w:num w:numId="17" w16cid:durableId="43797756">
    <w:abstractNumId w:val="6"/>
  </w:num>
  <w:num w:numId="18" w16cid:durableId="593365129">
    <w:abstractNumId w:val="16"/>
  </w:num>
  <w:num w:numId="19" w16cid:durableId="478808975">
    <w:abstractNumId w:val="1"/>
  </w:num>
  <w:num w:numId="20" w16cid:durableId="1345592951">
    <w:abstractNumId w:val="5"/>
  </w:num>
  <w:num w:numId="21" w16cid:durableId="1537814601">
    <w:abstractNumId w:val="9"/>
  </w:num>
  <w:num w:numId="22" w16cid:durableId="269632613">
    <w:abstractNumId w:val="11"/>
  </w:num>
  <w:num w:numId="23" w16cid:durableId="668094884">
    <w:abstractNumId w:val="8"/>
  </w:num>
  <w:num w:numId="24" w16cid:durableId="1252396000">
    <w:abstractNumId w:val="29"/>
  </w:num>
  <w:num w:numId="25" w16cid:durableId="608855508">
    <w:abstractNumId w:val="4"/>
  </w:num>
  <w:num w:numId="26" w16cid:durableId="1085152516">
    <w:abstractNumId w:val="0"/>
  </w:num>
  <w:num w:numId="27" w16cid:durableId="1339045639">
    <w:abstractNumId w:val="3"/>
  </w:num>
  <w:num w:numId="28" w16cid:durableId="162816557">
    <w:abstractNumId w:val="12"/>
  </w:num>
  <w:num w:numId="29" w16cid:durableId="1480464515">
    <w:abstractNumId w:val="2"/>
  </w:num>
  <w:num w:numId="30" w16cid:durableId="2147159268">
    <w:abstractNumId w:val="1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nna Seaman">
    <w15:presenceInfo w15:providerId="AD" w15:userId="S::AnnaS@hkusa.com::713ab380-bdda-4997-81d0-fa539102c99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DEE"/>
    <w:rsid w:val="000024BA"/>
    <w:rsid w:val="00003A15"/>
    <w:rsid w:val="00045203"/>
    <w:rsid w:val="00053CC4"/>
    <w:rsid w:val="0005540B"/>
    <w:rsid w:val="000B5BC0"/>
    <w:rsid w:val="000D6FE5"/>
    <w:rsid w:val="000D7B1B"/>
    <w:rsid w:val="000F04F0"/>
    <w:rsid w:val="00120383"/>
    <w:rsid w:val="00135520"/>
    <w:rsid w:val="00150256"/>
    <w:rsid w:val="00153240"/>
    <w:rsid w:val="00157D02"/>
    <w:rsid w:val="001662A0"/>
    <w:rsid w:val="0017229E"/>
    <w:rsid w:val="0018030D"/>
    <w:rsid w:val="00180E2C"/>
    <w:rsid w:val="001818BF"/>
    <w:rsid w:val="00195C29"/>
    <w:rsid w:val="001A5DEE"/>
    <w:rsid w:val="001C4808"/>
    <w:rsid w:val="001C5D98"/>
    <w:rsid w:val="001C6D74"/>
    <w:rsid w:val="001C79FC"/>
    <w:rsid w:val="001E23CB"/>
    <w:rsid w:val="001E2689"/>
    <w:rsid w:val="001E286E"/>
    <w:rsid w:val="001F128C"/>
    <w:rsid w:val="001F459E"/>
    <w:rsid w:val="00201FFE"/>
    <w:rsid w:val="00223D98"/>
    <w:rsid w:val="00230DC5"/>
    <w:rsid w:val="00250521"/>
    <w:rsid w:val="002532E6"/>
    <w:rsid w:val="00255441"/>
    <w:rsid w:val="00265554"/>
    <w:rsid w:val="00274C50"/>
    <w:rsid w:val="0028676F"/>
    <w:rsid w:val="00290C5C"/>
    <w:rsid w:val="00293798"/>
    <w:rsid w:val="002A1587"/>
    <w:rsid w:val="002B0BD2"/>
    <w:rsid w:val="002B6729"/>
    <w:rsid w:val="002D313E"/>
    <w:rsid w:val="002F44F4"/>
    <w:rsid w:val="0030325A"/>
    <w:rsid w:val="00305CEE"/>
    <w:rsid w:val="00313371"/>
    <w:rsid w:val="0031519F"/>
    <w:rsid w:val="00354527"/>
    <w:rsid w:val="003700C9"/>
    <w:rsid w:val="00370A18"/>
    <w:rsid w:val="003727A2"/>
    <w:rsid w:val="003A015C"/>
    <w:rsid w:val="003A0936"/>
    <w:rsid w:val="003C02BA"/>
    <w:rsid w:val="003E2799"/>
    <w:rsid w:val="003E7D7D"/>
    <w:rsid w:val="00404FCD"/>
    <w:rsid w:val="00422D56"/>
    <w:rsid w:val="0044512A"/>
    <w:rsid w:val="00445D6A"/>
    <w:rsid w:val="00457810"/>
    <w:rsid w:val="00462642"/>
    <w:rsid w:val="00462A8D"/>
    <w:rsid w:val="004A307D"/>
    <w:rsid w:val="004C5321"/>
    <w:rsid w:val="004D7014"/>
    <w:rsid w:val="004F7A55"/>
    <w:rsid w:val="00503C02"/>
    <w:rsid w:val="00510E95"/>
    <w:rsid w:val="00522656"/>
    <w:rsid w:val="00526798"/>
    <w:rsid w:val="00534BCA"/>
    <w:rsid w:val="00543021"/>
    <w:rsid w:val="005510B8"/>
    <w:rsid w:val="005545A7"/>
    <w:rsid w:val="005A4EA6"/>
    <w:rsid w:val="005B4075"/>
    <w:rsid w:val="005C5D4C"/>
    <w:rsid w:val="005D456B"/>
    <w:rsid w:val="005E4C3F"/>
    <w:rsid w:val="006061AC"/>
    <w:rsid w:val="00630236"/>
    <w:rsid w:val="006403F7"/>
    <w:rsid w:val="00645791"/>
    <w:rsid w:val="00654B97"/>
    <w:rsid w:val="006648C0"/>
    <w:rsid w:val="00670E51"/>
    <w:rsid w:val="0067619C"/>
    <w:rsid w:val="00694770"/>
    <w:rsid w:val="00695545"/>
    <w:rsid w:val="006B0076"/>
    <w:rsid w:val="006C5D90"/>
    <w:rsid w:val="006E20E5"/>
    <w:rsid w:val="006F0F99"/>
    <w:rsid w:val="00711A6E"/>
    <w:rsid w:val="00730E1C"/>
    <w:rsid w:val="007330EC"/>
    <w:rsid w:val="0074146C"/>
    <w:rsid w:val="00750995"/>
    <w:rsid w:val="00752DB4"/>
    <w:rsid w:val="007668BD"/>
    <w:rsid w:val="00791C6F"/>
    <w:rsid w:val="007925C7"/>
    <w:rsid w:val="00797471"/>
    <w:rsid w:val="007A1E82"/>
    <w:rsid w:val="007B6FC3"/>
    <w:rsid w:val="007D3D84"/>
    <w:rsid w:val="007E1692"/>
    <w:rsid w:val="007F1517"/>
    <w:rsid w:val="007F5374"/>
    <w:rsid w:val="0080663F"/>
    <w:rsid w:val="0080734D"/>
    <w:rsid w:val="00820884"/>
    <w:rsid w:val="0084115F"/>
    <w:rsid w:val="00850D45"/>
    <w:rsid w:val="008560CF"/>
    <w:rsid w:val="0086289F"/>
    <w:rsid w:val="00866BED"/>
    <w:rsid w:val="008673BF"/>
    <w:rsid w:val="00882424"/>
    <w:rsid w:val="008856F2"/>
    <w:rsid w:val="008B6EA3"/>
    <w:rsid w:val="008C2C5F"/>
    <w:rsid w:val="008C7567"/>
    <w:rsid w:val="008D1217"/>
    <w:rsid w:val="008E0E35"/>
    <w:rsid w:val="008F2D88"/>
    <w:rsid w:val="008F42E5"/>
    <w:rsid w:val="008F7D4F"/>
    <w:rsid w:val="0091057E"/>
    <w:rsid w:val="00912142"/>
    <w:rsid w:val="00957FF9"/>
    <w:rsid w:val="009665DF"/>
    <w:rsid w:val="00983AE9"/>
    <w:rsid w:val="009A2E26"/>
    <w:rsid w:val="009C4D79"/>
    <w:rsid w:val="009F444D"/>
    <w:rsid w:val="009F62D9"/>
    <w:rsid w:val="00A27508"/>
    <w:rsid w:val="00A46766"/>
    <w:rsid w:val="00A6109F"/>
    <w:rsid w:val="00A75C2E"/>
    <w:rsid w:val="00AB3701"/>
    <w:rsid w:val="00AD09F0"/>
    <w:rsid w:val="00AE13FD"/>
    <w:rsid w:val="00AE3795"/>
    <w:rsid w:val="00B06210"/>
    <w:rsid w:val="00B32110"/>
    <w:rsid w:val="00B41D9A"/>
    <w:rsid w:val="00B722BD"/>
    <w:rsid w:val="00B7313B"/>
    <w:rsid w:val="00B8183A"/>
    <w:rsid w:val="00B83C42"/>
    <w:rsid w:val="00B8768B"/>
    <w:rsid w:val="00B877CA"/>
    <w:rsid w:val="00BA1B46"/>
    <w:rsid w:val="00BC66BA"/>
    <w:rsid w:val="00BC773D"/>
    <w:rsid w:val="00BE6D4F"/>
    <w:rsid w:val="00C20FC5"/>
    <w:rsid w:val="00C401E7"/>
    <w:rsid w:val="00C50628"/>
    <w:rsid w:val="00C84E6C"/>
    <w:rsid w:val="00CA0C87"/>
    <w:rsid w:val="00CB443E"/>
    <w:rsid w:val="00CC2E43"/>
    <w:rsid w:val="00CC674F"/>
    <w:rsid w:val="00CD0AD0"/>
    <w:rsid w:val="00CD6B80"/>
    <w:rsid w:val="00CE276A"/>
    <w:rsid w:val="00CF7ACB"/>
    <w:rsid w:val="00D26D14"/>
    <w:rsid w:val="00D33F4D"/>
    <w:rsid w:val="00D37BCE"/>
    <w:rsid w:val="00D633EE"/>
    <w:rsid w:val="00D75AC8"/>
    <w:rsid w:val="00D7613A"/>
    <w:rsid w:val="00D7686D"/>
    <w:rsid w:val="00D84E47"/>
    <w:rsid w:val="00D91DF1"/>
    <w:rsid w:val="00DB0FD4"/>
    <w:rsid w:val="00DB3A1A"/>
    <w:rsid w:val="00DB5910"/>
    <w:rsid w:val="00DB6E8F"/>
    <w:rsid w:val="00DC4F53"/>
    <w:rsid w:val="00DD6A72"/>
    <w:rsid w:val="00DE4F3D"/>
    <w:rsid w:val="00DF06B9"/>
    <w:rsid w:val="00DF2C60"/>
    <w:rsid w:val="00E07A56"/>
    <w:rsid w:val="00E25F1A"/>
    <w:rsid w:val="00E61D08"/>
    <w:rsid w:val="00E71E2A"/>
    <w:rsid w:val="00E74810"/>
    <w:rsid w:val="00E80D55"/>
    <w:rsid w:val="00EA4FB5"/>
    <w:rsid w:val="00EE1765"/>
    <w:rsid w:val="00F0097C"/>
    <w:rsid w:val="00F22C3C"/>
    <w:rsid w:val="00F24F08"/>
    <w:rsid w:val="00F313EC"/>
    <w:rsid w:val="00F41477"/>
    <w:rsid w:val="00F51F3B"/>
    <w:rsid w:val="00F56BF0"/>
    <w:rsid w:val="00F64193"/>
    <w:rsid w:val="00F96D3C"/>
    <w:rsid w:val="00FB2CD5"/>
    <w:rsid w:val="00FB736D"/>
    <w:rsid w:val="00FD7BFA"/>
    <w:rsid w:val="4D46C183"/>
    <w:rsid w:val="55EDCD4C"/>
    <w:rsid w:val="63BDD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6CD94"/>
  <w15:chartTrackingRefBased/>
  <w15:docId w15:val="{C143C597-C324-3149-BC9D-13404DD60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hAnsi="Aptos" w:eastAsia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5D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5D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5D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5D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5D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5DE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5DE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5DE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5DEE"/>
    <w:pPr>
      <w:keepNext/>
      <w:keepLines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5D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A5D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5D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5D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5D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5D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5D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5D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5D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5DE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5D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5DE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5D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5DE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5D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5D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5D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5D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5D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5DE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E286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1E286E"/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1E286E"/>
    <w:rPr>
      <w:rFonts w:eastAsiaTheme="minorEastAsia"/>
      <w:kern w:val="0"/>
      <w:sz w:val="22"/>
      <w:szCs w:val="22"/>
      <w:lang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1E286E"/>
    <w:rPr>
      <w:rFonts w:eastAsiaTheme="minorEastAsia"/>
      <w:kern w:val="0"/>
      <w:sz w:val="22"/>
      <w:szCs w:val="22"/>
      <w:lang w:eastAsia="zh-CN"/>
      <w14:ligatures w14:val="none"/>
    </w:rPr>
  </w:style>
  <w:style w:type="character" w:styleId="Strong">
    <w:name w:val="Strong"/>
    <w:basedOn w:val="DefaultParagraphFont"/>
    <w:uiPriority w:val="22"/>
    <w:qFormat/>
    <w:rsid w:val="00C50628"/>
    <w:rPr>
      <w:b/>
      <w:bCs/>
    </w:rPr>
  </w:style>
  <w:style w:type="character" w:styleId="Hyperlink">
    <w:name w:val="Hyperlink"/>
    <w:basedOn w:val="DefaultParagraphFont"/>
    <w:uiPriority w:val="99"/>
    <w:unhideWhenUsed/>
    <w:rsid w:val="00C50628"/>
    <w:rPr>
      <w:color w:val="0000FF"/>
      <w:u w:val="single"/>
    </w:rPr>
  </w:style>
  <w:style w:type="character" w:customStyle="1" w:styleId="screenreader-only">
    <w:name w:val="screenreader-only"/>
    <w:basedOn w:val="DefaultParagraphFont"/>
    <w:rsid w:val="00C50628"/>
  </w:style>
  <w:style w:type="character" w:styleId="UnresolvedMention">
    <w:name w:val="Unresolved Mention"/>
    <w:basedOn w:val="DefaultParagraphFont"/>
    <w:uiPriority w:val="99"/>
    <w:semiHidden/>
    <w:unhideWhenUsed/>
    <w:rsid w:val="00150256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FB736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B736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B736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B736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B736D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6F0F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13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67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11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1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88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43275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19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91402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3372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18542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7222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12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7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0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2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2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24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66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505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8582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34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322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6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005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275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38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54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081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17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30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389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8538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2012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0535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243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36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316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014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387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076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547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3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20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1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34371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76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04478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4148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0938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24795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65606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68925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0897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27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6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97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89502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38783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66944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45462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45492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97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74628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91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0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61889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53336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0512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13417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60819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46635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23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72384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49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13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6</Pages>
  <Words>923</Words>
  <Characters>5625</Characters>
  <Application>Microsoft Office Word</Application>
  <DocSecurity>0</DocSecurity>
  <Lines>127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Presimulation Activity 5: Social Determinants of Health</dc:title>
  <dc:subject/>
  <dc:creator>Joshua Larson</dc:creator>
  <cp:keywords/>
  <dc:description/>
  <cp:lastModifiedBy>Anna Seaman</cp:lastModifiedBy>
  <cp:revision>93</cp:revision>
  <dcterms:created xsi:type="dcterms:W3CDTF">2024-01-28T21:46:00Z</dcterms:created>
  <dcterms:modified xsi:type="dcterms:W3CDTF">2026-08-14T14:18:00Z</dcterms:modified>
</cp:coreProperties>
</file>