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8C276" w14:textId="4918BB38" w:rsidR="00D75AC8" w:rsidRDefault="00D75AC8" w:rsidP="00CE276A">
      <w:pPr>
        <w:spacing w:line="480" w:lineRule="auto"/>
        <w:rPr>
          <w:rFonts w:ascii="Times New Roman" w:hAnsi="Times New Roman" w:cs="Times New Roman"/>
          <w:color w:val="000000"/>
        </w:rPr>
      </w:pPr>
      <w:r w:rsidRPr="00DF03C7">
        <w:rPr>
          <w:rFonts w:ascii="Times New Roman" w:hAnsi="Times New Roman" w:cs="Times New Roman"/>
          <w:b/>
          <w:bCs/>
          <w:color w:val="000000"/>
        </w:rPr>
        <w:t>Navigation menu/button: Simulation 1</w:t>
      </w:r>
      <w:r>
        <w:rPr>
          <w:rFonts w:ascii="Times New Roman" w:hAnsi="Times New Roman" w:cs="Times New Roman"/>
          <w:b/>
          <w:bCs/>
          <w:color w:val="000000"/>
        </w:rPr>
        <w:t>7</w:t>
      </w:r>
      <w:r w:rsidRPr="00DF03C7">
        <w:rPr>
          <w:rFonts w:ascii="Times New Roman" w:hAnsi="Times New Roman" w:cs="Times New Roman"/>
          <w:b/>
          <w:bCs/>
          <w:color w:val="000000"/>
        </w:rPr>
        <w:t xml:space="preserve">: </w:t>
      </w:r>
      <w:r w:rsidRPr="00FB2CD5">
        <w:rPr>
          <w:rFonts w:ascii="Times New Roman" w:hAnsi="Times New Roman" w:cs="Times New Roman"/>
          <w:b/>
          <w:bCs/>
          <w:color w:val="000000"/>
        </w:rPr>
        <w:t>Sensitivity Specificity Insurance Meniscus Simulation (SSIMS)</w:t>
      </w:r>
    </w:p>
    <w:p w14:paraId="4EFCEF25" w14:textId="77777777" w:rsidR="00D75AC8" w:rsidRDefault="00D75AC8" w:rsidP="00CE276A">
      <w:pPr>
        <w:spacing w:line="480" w:lineRule="auto"/>
        <w:rPr>
          <w:rFonts w:ascii="Times New Roman" w:hAnsi="Times New Roman" w:cs="Times New Roman"/>
          <w:color w:val="000000"/>
        </w:rPr>
      </w:pPr>
    </w:p>
    <w:p w14:paraId="03C73CF0" w14:textId="4145B7C7" w:rsidR="00CE276A" w:rsidRPr="00CE276A" w:rsidRDefault="00B8183A" w:rsidP="00CE276A">
      <w:pPr>
        <w:spacing w:line="480" w:lineRule="auto"/>
        <w:rPr>
          <w:rFonts w:ascii="Times New Roman" w:hAnsi="Times New Roman" w:cs="Times New Roman"/>
          <w:color w:val="000000"/>
        </w:rPr>
      </w:pPr>
      <w:r w:rsidRPr="00CE276A">
        <w:rPr>
          <w:rFonts w:ascii="Times New Roman" w:hAnsi="Times New Roman" w:cs="Times New Roman"/>
          <w:color w:val="000000"/>
        </w:rPr>
        <w:t>&lt;c</w:t>
      </w:r>
      <w:r w:rsidR="00CE276A" w:rsidRPr="00CE276A">
        <w:rPr>
          <w:rFonts w:ascii="Times New Roman" w:hAnsi="Times New Roman" w:cs="Times New Roman"/>
          <w:color w:val="000000"/>
        </w:rPr>
        <w:t>n</w:t>
      </w:r>
      <w:r w:rsidRPr="00CE276A">
        <w:rPr>
          <w:rFonts w:ascii="Times New Roman" w:hAnsi="Times New Roman" w:cs="Times New Roman"/>
          <w:color w:val="000000"/>
        </w:rPr>
        <w:t>&gt;Simulation 17</w:t>
      </w:r>
    </w:p>
    <w:p w14:paraId="33506586" w14:textId="7F07AAFD" w:rsidR="00DB5910" w:rsidRPr="00CE276A" w:rsidRDefault="00CE276A" w:rsidP="00CE276A">
      <w:pPr>
        <w:spacing w:line="480" w:lineRule="auto"/>
        <w:rPr>
          <w:rFonts w:ascii="Times New Roman" w:hAnsi="Times New Roman" w:cs="Times New Roman"/>
          <w:color w:val="000000"/>
        </w:rPr>
      </w:pPr>
      <w:r w:rsidRPr="00CE276A">
        <w:rPr>
          <w:rFonts w:ascii="Times New Roman" w:hAnsi="Times New Roman" w:cs="Times New Roman"/>
          <w:color w:val="000000"/>
        </w:rPr>
        <w:t>&lt;ct&gt;</w:t>
      </w:r>
      <w:r w:rsidR="00DB5910" w:rsidRPr="00CE276A">
        <w:rPr>
          <w:rFonts w:ascii="Times New Roman" w:hAnsi="Times New Roman" w:cs="Times New Roman"/>
          <w:color w:val="000000"/>
        </w:rPr>
        <w:t>Sensitivity Specificity Insurance Meniscus Simulation (SSIMS)</w:t>
      </w:r>
    </w:p>
    <w:p w14:paraId="0F054BEF" w14:textId="77777777" w:rsidR="006061AC" w:rsidRPr="00CE276A" w:rsidRDefault="006061AC" w:rsidP="00CE276A">
      <w:pPr>
        <w:spacing w:line="480" w:lineRule="auto"/>
        <w:rPr>
          <w:rFonts w:ascii="Times New Roman" w:hAnsi="Times New Roman" w:cs="Times New Roman"/>
          <w:color w:val="000000"/>
        </w:rPr>
      </w:pPr>
    </w:p>
    <w:p w14:paraId="6482C5CA" w14:textId="35476548" w:rsidR="00791C6F" w:rsidRPr="00CE276A" w:rsidRDefault="00791C6F" w:rsidP="00CE276A">
      <w:pPr>
        <w:spacing w:line="480" w:lineRule="auto"/>
        <w:rPr>
          <w:rFonts w:ascii="Times New Roman" w:hAnsi="Times New Roman" w:cs="Times New Roman"/>
          <w:color w:val="000000"/>
        </w:rPr>
      </w:pPr>
      <w:r w:rsidRPr="00CE276A">
        <w:rPr>
          <w:rFonts w:ascii="Times New Roman" w:hAnsi="Times New Roman" w:cs="Times New Roman"/>
          <w:color w:val="000000"/>
        </w:rPr>
        <w:t>&lt;a&gt;Student Simulation Summary</w:t>
      </w:r>
    </w:p>
    <w:p w14:paraId="2A82B78A" w14:textId="53152549" w:rsidR="00791C6F" w:rsidRPr="00CE276A" w:rsidRDefault="00D75AC8" w:rsidP="00D75AC8">
      <w:pPr>
        <w:pStyle w:val="NormalWeb"/>
        <w:spacing w:before="0" w:beforeAutospacing="0" w:after="0" w:afterAutospacing="0" w:line="480" w:lineRule="auto"/>
        <w:rPr>
          <w:color w:val="000000"/>
        </w:rPr>
      </w:pPr>
      <w:r w:rsidRPr="00D75AC8">
        <w:rPr>
          <w:color w:val="000000"/>
        </w:rPr>
        <w:t>This simulation is done as a group or small groups as part of a tabletop in-class simulation. The simulation includes activities and instructions on meniscus evaluation, sensitivity, specificity, and discussions about equity and insurance. This is an interactive simulation, but no standardized patient (SP) is present during the simulation.</w:t>
      </w:r>
    </w:p>
    <w:p w14:paraId="340CC446" w14:textId="77777777" w:rsidR="00C20FC5" w:rsidRPr="00CE276A" w:rsidRDefault="00C20FC5" w:rsidP="00CE276A">
      <w:pPr>
        <w:spacing w:line="480" w:lineRule="auto"/>
        <w:rPr>
          <w:rFonts w:ascii="Times New Roman" w:hAnsi="Times New Roman" w:cs="Times New Roman"/>
          <w:color w:val="000000"/>
        </w:rPr>
      </w:pPr>
      <w:bookmarkStart w:id="0" w:name="_Hlk159226159"/>
    </w:p>
    <w:p w14:paraId="7654C9A1" w14:textId="48490334" w:rsidR="003E7D7D" w:rsidRPr="00CE276A" w:rsidRDefault="55EDCD4C" w:rsidP="00CE276A">
      <w:pPr>
        <w:spacing w:line="480" w:lineRule="auto"/>
        <w:rPr>
          <w:rFonts w:ascii="Times New Roman" w:hAnsi="Times New Roman" w:cs="Times New Roman"/>
          <w:color w:val="000000"/>
        </w:rPr>
      </w:pPr>
      <w:r w:rsidRPr="00CE276A">
        <w:rPr>
          <w:rFonts w:ascii="Times New Roman" w:hAnsi="Times New Roman" w:cs="Times New Roman"/>
          <w:color w:val="000000"/>
        </w:rPr>
        <w:t>&lt;a&gt;Presimulation Activities</w:t>
      </w:r>
    </w:p>
    <w:p w14:paraId="49DBD5FE" w14:textId="77777777" w:rsidR="00D75AC8" w:rsidRPr="00D804CD" w:rsidRDefault="00D75AC8" w:rsidP="00D75AC8">
      <w:pPr>
        <w:spacing w:line="480" w:lineRule="auto"/>
        <w:rPr>
          <w:rFonts w:ascii="Times New Roman" w:eastAsia="Times New Roman" w:hAnsi="Times New Roman" w:cs="Times New Roman"/>
          <w:color w:val="000000" w:themeColor="text1"/>
        </w:rPr>
      </w:pPr>
      <w:r w:rsidRPr="3517FD73">
        <w:rPr>
          <w:rFonts w:ascii="Times New Roman" w:eastAsia="Times New Roman" w:hAnsi="Times New Roman" w:cs="Times New Roman"/>
          <w:color w:val="000000" w:themeColor="text1"/>
        </w:rPr>
        <w:t xml:space="preserve">These activities are designed to enhance your learning experience and help you succeed during the simulation. Your instructor may assign specific or all activities. Please speak to your instructor with any questions. </w:t>
      </w:r>
      <w:r w:rsidRPr="00D804CD">
        <w:rPr>
          <w:rFonts w:ascii="Times New Roman" w:eastAsia="Times New Roman" w:hAnsi="Times New Roman" w:cs="Times New Roman"/>
          <w:color w:val="000000" w:themeColor="text1"/>
        </w:rPr>
        <w:t>Presimulation</w:t>
      </w:r>
      <w:r w:rsidRPr="004C2459">
        <w:rPr>
          <w:rFonts w:ascii="Times New Roman" w:eastAsia="Times New Roman" w:hAnsi="Times New Roman" w:cs="Times New Roman"/>
          <w:color w:val="000000" w:themeColor="text1"/>
        </w:rPr>
        <w:t xml:space="preserve"> </w:t>
      </w:r>
      <w:r w:rsidRPr="00D804CD">
        <w:rPr>
          <w:rFonts w:ascii="Times New Roman" w:eastAsia="Times New Roman" w:hAnsi="Times New Roman" w:cs="Times New Roman"/>
          <w:color w:val="000000" w:themeColor="text1"/>
        </w:rPr>
        <w:t>Activity 1: Supplemental Readings is in the ebook. We encourage you to read each of the supplemental readings and be prepared to be tested on them.</w:t>
      </w:r>
    </w:p>
    <w:p w14:paraId="11AD57DA" w14:textId="77777777" w:rsidR="00D75AC8" w:rsidRPr="00D804CD" w:rsidRDefault="00D75AC8" w:rsidP="00D75AC8">
      <w:pPr>
        <w:spacing w:line="480" w:lineRule="auto"/>
        <w:rPr>
          <w:rFonts w:ascii="Times New Roman" w:eastAsia="Times New Roman" w:hAnsi="Times New Roman" w:cs="Times New Roman"/>
          <w:color w:val="000000" w:themeColor="text1"/>
        </w:rPr>
      </w:pPr>
    </w:p>
    <w:p w14:paraId="42101339" w14:textId="77777777" w:rsidR="00D75AC8" w:rsidRDefault="00D75AC8" w:rsidP="00D75AC8">
      <w:pPr>
        <w:spacing w:line="480" w:lineRule="auto"/>
        <w:rPr>
          <w:rFonts w:ascii="Times New Roman" w:eastAsia="Times New Roman" w:hAnsi="Times New Roman" w:cs="Times New Roman"/>
          <w:color w:val="000000" w:themeColor="text1"/>
        </w:rPr>
      </w:pPr>
      <w:r w:rsidRPr="00D804CD">
        <w:rPr>
          <w:rFonts w:ascii="Times New Roman" w:eastAsia="Times New Roman" w:hAnsi="Times New Roman" w:cs="Times New Roman"/>
          <w:color w:val="000000" w:themeColor="text1"/>
        </w:rPr>
        <w:t>The following activities are downloadable</w:t>
      </w:r>
      <w:r w:rsidRPr="004C2459">
        <w:rPr>
          <w:rFonts w:ascii="Times New Roman" w:eastAsia="Times New Roman" w:hAnsi="Times New Roman" w:cs="Times New Roman"/>
          <w:color w:val="000000" w:themeColor="text1"/>
        </w:rPr>
        <w:t xml:space="preserve"> so they can be completed and turned in to your instructor.</w:t>
      </w:r>
    </w:p>
    <w:p w14:paraId="40AD0846" w14:textId="77777777" w:rsidR="00C20FC5" w:rsidRPr="00CE276A" w:rsidRDefault="00C20FC5" w:rsidP="00CE276A">
      <w:pPr>
        <w:spacing w:line="480" w:lineRule="auto"/>
        <w:rPr>
          <w:rFonts w:ascii="Times New Roman" w:eastAsia="Times New Roman" w:hAnsi="Times New Roman" w:cs="Times New Roman"/>
          <w:color w:val="000000"/>
        </w:rPr>
      </w:pPr>
    </w:p>
    <w:p w14:paraId="70F34A20" w14:textId="173DC8CE" w:rsidR="00DE4F3D" w:rsidRPr="00CE276A" w:rsidRDefault="00DE4F3D" w:rsidP="00CE276A">
      <w:pPr>
        <w:spacing w:line="480" w:lineRule="auto"/>
        <w:rPr>
          <w:rFonts w:ascii="Times New Roman" w:hAnsi="Times New Roman" w:cs="Times New Roman"/>
          <w:b/>
          <w:bCs/>
          <w:color w:val="000000"/>
        </w:rPr>
      </w:pPr>
      <w:r w:rsidRPr="00CE276A">
        <w:rPr>
          <w:rFonts w:ascii="Times New Roman" w:hAnsi="Times New Roman" w:cs="Times New Roman"/>
          <w:b/>
          <w:bCs/>
          <w:color w:val="000000"/>
        </w:rPr>
        <w:t>\qq</w:t>
      </w:r>
      <w:r w:rsidR="00D75AC8">
        <w:rPr>
          <w:rFonts w:ascii="Times New Roman" w:hAnsi="Times New Roman" w:cs="Times New Roman"/>
          <w:b/>
          <w:bCs/>
          <w:color w:val="000000"/>
        </w:rPr>
        <w:t xml:space="preserve">BEGIN downloadable content. Button name: </w:t>
      </w:r>
      <w:r w:rsidR="00D75AC8" w:rsidRPr="00D75AC8">
        <w:rPr>
          <w:rFonts w:ascii="Times New Roman" w:hAnsi="Times New Roman" w:cs="Times New Roman"/>
          <w:b/>
          <w:bCs/>
          <w:color w:val="000000"/>
        </w:rPr>
        <w:t>Presimulation Activity 2: Special Tests</w:t>
      </w:r>
    </w:p>
    <w:p w14:paraId="31099882" w14:textId="384D5450" w:rsidR="003E7D7D" w:rsidRPr="00CE276A" w:rsidRDefault="00D75AC8" w:rsidP="00CE276A">
      <w:pPr>
        <w:spacing w:line="480" w:lineRule="auto"/>
        <w:rPr>
          <w:rFonts w:ascii="Times New Roman" w:hAnsi="Times New Roman" w:cs="Times New Roman"/>
          <w:color w:val="000000"/>
        </w:rPr>
      </w:pPr>
      <w:r>
        <w:rPr>
          <w:rFonts w:ascii="Times New Roman" w:hAnsi="Times New Roman" w:cs="Times New Roman"/>
          <w:color w:val="000000"/>
        </w:rPr>
        <w:lastRenderedPageBreak/>
        <w:t>&lt;title&gt;Presimulation Activity</w:t>
      </w:r>
      <w:r w:rsidR="55EDCD4C" w:rsidRPr="00CE276A">
        <w:rPr>
          <w:rFonts w:ascii="Times New Roman" w:hAnsi="Times New Roman" w:cs="Times New Roman"/>
          <w:color w:val="000000"/>
        </w:rPr>
        <w:t xml:space="preserve"> 2</w:t>
      </w:r>
      <w:r w:rsidR="000F04F0" w:rsidRPr="00CE276A">
        <w:rPr>
          <w:rFonts w:ascii="Times New Roman" w:hAnsi="Times New Roman" w:cs="Times New Roman"/>
          <w:color w:val="000000"/>
        </w:rPr>
        <w:t>:</w:t>
      </w:r>
      <w:r w:rsidR="55EDCD4C" w:rsidRPr="00CE276A">
        <w:rPr>
          <w:rFonts w:ascii="Times New Roman" w:hAnsi="Times New Roman" w:cs="Times New Roman"/>
          <w:color w:val="000000"/>
        </w:rPr>
        <w:t xml:space="preserve"> Special Tests</w:t>
      </w:r>
    </w:p>
    <w:p w14:paraId="72E0BC02" w14:textId="77777777" w:rsidR="00D75AC8" w:rsidRPr="00D75AC8" w:rsidRDefault="00D75AC8" w:rsidP="00D75AC8">
      <w:pPr>
        <w:spacing w:line="480" w:lineRule="auto"/>
        <w:rPr>
          <w:rFonts w:ascii="Times New Roman" w:hAnsi="Times New Roman" w:cs="Times New Roman"/>
          <w:color w:val="000000"/>
        </w:rPr>
      </w:pPr>
      <w:r w:rsidRPr="00D75AC8">
        <w:rPr>
          <w:rFonts w:ascii="Times New Roman" w:hAnsi="Times New Roman" w:cs="Times New Roman"/>
          <w:color w:val="000000"/>
        </w:rPr>
        <w:t xml:space="preserve">Using your textbook or other source, review the following special tests for a meniscus injury: </w:t>
      </w:r>
    </w:p>
    <w:p w14:paraId="32999256" w14:textId="50BB9EF8" w:rsidR="00D75AC8" w:rsidRPr="00D75AC8" w:rsidRDefault="00D75AC8" w:rsidP="00FB2CD5">
      <w:pPr>
        <w:numPr>
          <w:ilvl w:val="0"/>
          <w:numId w:val="14"/>
        </w:numPr>
        <w:spacing w:line="480" w:lineRule="auto"/>
        <w:ind w:left="720" w:hanging="360"/>
        <w:rPr>
          <w:rFonts w:ascii="Times New Roman" w:hAnsi="Times New Roman" w:cs="Times New Roman"/>
          <w:color w:val="000000"/>
        </w:rPr>
      </w:pPr>
      <w:r w:rsidRPr="00D75AC8">
        <w:rPr>
          <w:rFonts w:ascii="Times New Roman" w:hAnsi="Times New Roman" w:cs="Times New Roman"/>
          <w:color w:val="000000"/>
        </w:rPr>
        <w:t>Apley’s</w:t>
      </w:r>
    </w:p>
    <w:p w14:paraId="488FBF97" w14:textId="36CF1CEB" w:rsidR="00D75AC8" w:rsidRPr="00D75AC8" w:rsidRDefault="00D75AC8" w:rsidP="00FB2CD5">
      <w:pPr>
        <w:numPr>
          <w:ilvl w:val="0"/>
          <w:numId w:val="14"/>
        </w:numPr>
        <w:spacing w:line="480" w:lineRule="auto"/>
        <w:ind w:left="720" w:hanging="360"/>
        <w:rPr>
          <w:rFonts w:ascii="Times New Roman" w:hAnsi="Times New Roman" w:cs="Times New Roman"/>
          <w:color w:val="000000"/>
        </w:rPr>
      </w:pPr>
      <w:r w:rsidRPr="00D75AC8">
        <w:rPr>
          <w:rFonts w:ascii="Times New Roman" w:hAnsi="Times New Roman" w:cs="Times New Roman"/>
          <w:color w:val="000000"/>
        </w:rPr>
        <w:t>McMurray</w:t>
      </w:r>
    </w:p>
    <w:p w14:paraId="4DB5CF3C" w14:textId="668371E5" w:rsidR="00D75AC8" w:rsidRPr="00D75AC8" w:rsidRDefault="00D75AC8" w:rsidP="00FB2CD5">
      <w:pPr>
        <w:numPr>
          <w:ilvl w:val="0"/>
          <w:numId w:val="14"/>
        </w:numPr>
        <w:spacing w:line="480" w:lineRule="auto"/>
        <w:ind w:left="720" w:hanging="360"/>
        <w:rPr>
          <w:rFonts w:ascii="Times New Roman" w:hAnsi="Times New Roman" w:cs="Times New Roman"/>
          <w:color w:val="000000"/>
        </w:rPr>
      </w:pPr>
      <w:r w:rsidRPr="00D75AC8">
        <w:rPr>
          <w:rFonts w:ascii="Times New Roman" w:hAnsi="Times New Roman" w:cs="Times New Roman"/>
          <w:color w:val="000000"/>
        </w:rPr>
        <w:t>Thessaly’s</w:t>
      </w:r>
    </w:p>
    <w:p w14:paraId="52DC004C" w14:textId="53B701B6" w:rsidR="00D75AC8" w:rsidRPr="00D75AC8" w:rsidRDefault="00D75AC8" w:rsidP="00FB2CD5">
      <w:pPr>
        <w:numPr>
          <w:ilvl w:val="0"/>
          <w:numId w:val="14"/>
        </w:numPr>
        <w:spacing w:line="480" w:lineRule="auto"/>
        <w:ind w:left="720" w:hanging="360"/>
        <w:rPr>
          <w:rFonts w:ascii="Times New Roman" w:hAnsi="Times New Roman" w:cs="Times New Roman"/>
          <w:color w:val="000000"/>
        </w:rPr>
      </w:pPr>
      <w:r w:rsidRPr="00D75AC8">
        <w:rPr>
          <w:rFonts w:ascii="Times New Roman" w:hAnsi="Times New Roman" w:cs="Times New Roman"/>
          <w:color w:val="000000"/>
        </w:rPr>
        <w:t>Joint line tenderness</w:t>
      </w:r>
    </w:p>
    <w:p w14:paraId="5D0432BB" w14:textId="1A5276DB" w:rsidR="00D75AC8" w:rsidRPr="00D75AC8" w:rsidRDefault="00D75AC8" w:rsidP="00FB2CD5">
      <w:pPr>
        <w:numPr>
          <w:ilvl w:val="0"/>
          <w:numId w:val="14"/>
        </w:numPr>
        <w:spacing w:line="480" w:lineRule="auto"/>
        <w:ind w:left="720" w:hanging="360"/>
        <w:rPr>
          <w:rFonts w:ascii="Times New Roman" w:hAnsi="Times New Roman" w:cs="Times New Roman"/>
          <w:color w:val="000000"/>
        </w:rPr>
      </w:pPr>
      <w:r w:rsidRPr="00D75AC8">
        <w:rPr>
          <w:rFonts w:ascii="Times New Roman" w:hAnsi="Times New Roman" w:cs="Times New Roman"/>
          <w:color w:val="000000"/>
        </w:rPr>
        <w:t>Deep squat</w:t>
      </w:r>
    </w:p>
    <w:p w14:paraId="7DFE8CCC" w14:textId="6C506D97" w:rsidR="00D75AC8" w:rsidRPr="00D75AC8" w:rsidRDefault="00D75AC8" w:rsidP="00FB2CD5">
      <w:pPr>
        <w:numPr>
          <w:ilvl w:val="0"/>
          <w:numId w:val="14"/>
        </w:numPr>
        <w:spacing w:line="480" w:lineRule="auto"/>
        <w:ind w:left="720" w:hanging="360"/>
        <w:rPr>
          <w:rFonts w:ascii="Times New Roman" w:hAnsi="Times New Roman" w:cs="Times New Roman"/>
          <w:color w:val="000000"/>
        </w:rPr>
      </w:pPr>
      <w:r w:rsidRPr="00D75AC8">
        <w:rPr>
          <w:rFonts w:ascii="Times New Roman" w:hAnsi="Times New Roman" w:cs="Times New Roman"/>
          <w:color w:val="000000"/>
        </w:rPr>
        <w:t>Other tests</w:t>
      </w:r>
    </w:p>
    <w:p w14:paraId="4E33D0B3" w14:textId="19A5EDC0" w:rsidR="00D75AC8" w:rsidRPr="00CE276A" w:rsidRDefault="00D75AC8" w:rsidP="00D75AC8">
      <w:pPr>
        <w:spacing w:line="480" w:lineRule="auto"/>
        <w:rPr>
          <w:rFonts w:ascii="Times New Roman" w:hAnsi="Times New Roman" w:cs="Times New Roman"/>
          <w:color w:val="000000"/>
        </w:rPr>
      </w:pPr>
      <w:r w:rsidRPr="00D75AC8">
        <w:rPr>
          <w:rFonts w:ascii="Times New Roman" w:hAnsi="Times New Roman" w:cs="Times New Roman"/>
          <w:color w:val="000000"/>
        </w:rPr>
        <w:t>You can also find general information on management, anatomy, and other information related to the meniscus by searching for meniscal lesions.</w:t>
      </w:r>
    </w:p>
    <w:p w14:paraId="6ABB7832" w14:textId="77777777" w:rsidR="00DE4F3D" w:rsidRPr="00CE276A" w:rsidRDefault="00DE4F3D" w:rsidP="00D75AC8">
      <w:pPr>
        <w:spacing w:line="480" w:lineRule="auto"/>
        <w:rPr>
          <w:rFonts w:ascii="Times New Roman" w:hAnsi="Times New Roman" w:cs="Times New Roman"/>
          <w:b/>
          <w:bCs/>
          <w:color w:val="000000"/>
        </w:rPr>
      </w:pPr>
      <w:r w:rsidRPr="00CE276A">
        <w:rPr>
          <w:rFonts w:ascii="Times New Roman" w:hAnsi="Times New Roman" w:cs="Times New Roman"/>
          <w:b/>
          <w:bCs/>
          <w:color w:val="000000"/>
        </w:rPr>
        <w:t>\qqEND downloadable content\</w:t>
      </w:r>
    </w:p>
    <w:p w14:paraId="34FF1372" w14:textId="77777777" w:rsidR="00DE4F3D" w:rsidRPr="00FB2CD5" w:rsidRDefault="00DE4F3D" w:rsidP="00CE276A">
      <w:pPr>
        <w:spacing w:line="480" w:lineRule="auto"/>
        <w:rPr>
          <w:rFonts w:ascii="Times New Roman" w:hAnsi="Times New Roman" w:cs="Times New Roman"/>
          <w:color w:val="000000"/>
        </w:rPr>
      </w:pPr>
    </w:p>
    <w:p w14:paraId="3899CADD" w14:textId="7169B9CD" w:rsidR="00DE4F3D" w:rsidRPr="00CE276A" w:rsidRDefault="00DE4F3D" w:rsidP="00CE276A">
      <w:pPr>
        <w:spacing w:line="480" w:lineRule="auto"/>
        <w:rPr>
          <w:rFonts w:ascii="Times New Roman" w:hAnsi="Times New Roman" w:cs="Times New Roman"/>
          <w:b/>
          <w:bCs/>
          <w:color w:val="000000"/>
        </w:rPr>
      </w:pPr>
      <w:r w:rsidRPr="00CE276A">
        <w:rPr>
          <w:rFonts w:ascii="Times New Roman" w:hAnsi="Times New Roman" w:cs="Times New Roman"/>
          <w:b/>
          <w:bCs/>
          <w:color w:val="000000"/>
        </w:rPr>
        <w:t>\qq</w:t>
      </w:r>
      <w:r w:rsidR="00D75AC8">
        <w:rPr>
          <w:rFonts w:ascii="Times New Roman" w:hAnsi="Times New Roman" w:cs="Times New Roman"/>
          <w:b/>
          <w:bCs/>
          <w:color w:val="000000"/>
        </w:rPr>
        <w:t xml:space="preserve">BEGIN downloadable content. Button name: </w:t>
      </w:r>
      <w:r w:rsidR="00D75AC8" w:rsidRPr="00D75AC8">
        <w:rPr>
          <w:rFonts w:ascii="Times New Roman" w:hAnsi="Times New Roman" w:cs="Times New Roman"/>
          <w:b/>
          <w:bCs/>
          <w:color w:val="000000"/>
        </w:rPr>
        <w:t>Presimulation Activity 3: Anatomy</w:t>
      </w:r>
    </w:p>
    <w:p w14:paraId="79C86BE8" w14:textId="0009EF1A" w:rsidR="00250521" w:rsidRPr="00CE276A" w:rsidRDefault="00D75AC8" w:rsidP="00CE276A">
      <w:pPr>
        <w:spacing w:line="480" w:lineRule="auto"/>
        <w:rPr>
          <w:rFonts w:ascii="Times New Roman" w:hAnsi="Times New Roman" w:cs="Times New Roman"/>
          <w:color w:val="000000"/>
        </w:rPr>
      </w:pPr>
      <w:r>
        <w:rPr>
          <w:rFonts w:ascii="Times New Roman" w:hAnsi="Times New Roman" w:cs="Times New Roman"/>
          <w:color w:val="000000"/>
        </w:rPr>
        <w:t>&lt;title&gt;Presimulation Activity</w:t>
      </w:r>
      <w:r w:rsidR="55EDCD4C" w:rsidRPr="00CE276A">
        <w:rPr>
          <w:rFonts w:ascii="Times New Roman" w:hAnsi="Times New Roman" w:cs="Times New Roman"/>
          <w:color w:val="000000"/>
        </w:rPr>
        <w:t xml:space="preserve"> 3</w:t>
      </w:r>
      <w:r w:rsidR="006E20E5" w:rsidRPr="00CE276A">
        <w:rPr>
          <w:rFonts w:ascii="Times New Roman" w:hAnsi="Times New Roman" w:cs="Times New Roman"/>
          <w:color w:val="000000"/>
        </w:rPr>
        <w:t>:</w:t>
      </w:r>
      <w:r w:rsidR="55EDCD4C" w:rsidRPr="00CE276A">
        <w:rPr>
          <w:rFonts w:ascii="Times New Roman" w:hAnsi="Times New Roman" w:cs="Times New Roman"/>
          <w:color w:val="000000"/>
        </w:rPr>
        <w:t xml:space="preserve"> Anatomy</w:t>
      </w:r>
    </w:p>
    <w:p w14:paraId="60431D24" w14:textId="77777777" w:rsidR="00D75AC8" w:rsidRPr="00D75AC8" w:rsidRDefault="00D75AC8" w:rsidP="00D75AC8">
      <w:pPr>
        <w:spacing w:line="480" w:lineRule="auto"/>
        <w:rPr>
          <w:rFonts w:ascii="Times New Roman" w:hAnsi="Times New Roman" w:cs="Times New Roman"/>
          <w:color w:val="000000"/>
        </w:rPr>
      </w:pPr>
      <w:r w:rsidRPr="00D75AC8">
        <w:rPr>
          <w:rFonts w:ascii="Times New Roman" w:hAnsi="Times New Roman" w:cs="Times New Roman"/>
          <w:color w:val="000000"/>
        </w:rPr>
        <w:t>Answer the following questions:</w:t>
      </w:r>
    </w:p>
    <w:p w14:paraId="09C1D495" w14:textId="77777777" w:rsidR="00D75AC8" w:rsidRPr="00FB2CD5" w:rsidRDefault="00D75AC8" w:rsidP="00FB2CD5">
      <w:pPr>
        <w:pStyle w:val="ListParagraph"/>
        <w:numPr>
          <w:ilvl w:val="0"/>
          <w:numId w:val="16"/>
        </w:numPr>
        <w:spacing w:line="480" w:lineRule="auto"/>
        <w:rPr>
          <w:rFonts w:ascii="Times New Roman" w:hAnsi="Times New Roman" w:cs="Times New Roman"/>
          <w:color w:val="000000"/>
        </w:rPr>
      </w:pPr>
      <w:r w:rsidRPr="00FB2CD5">
        <w:rPr>
          <w:rFonts w:ascii="Times New Roman" w:hAnsi="Times New Roman" w:cs="Times New Roman"/>
          <w:color w:val="000000"/>
        </w:rPr>
        <w:t>Where is the meniscus located?</w:t>
      </w:r>
    </w:p>
    <w:p w14:paraId="6C051E2F" w14:textId="77777777" w:rsidR="00D75AC8" w:rsidRPr="00FB2CD5" w:rsidRDefault="00D75AC8" w:rsidP="00FB2CD5">
      <w:pPr>
        <w:pStyle w:val="ListParagraph"/>
        <w:numPr>
          <w:ilvl w:val="0"/>
          <w:numId w:val="16"/>
        </w:numPr>
        <w:spacing w:line="480" w:lineRule="auto"/>
        <w:rPr>
          <w:rFonts w:ascii="Times New Roman" w:hAnsi="Times New Roman" w:cs="Times New Roman"/>
          <w:color w:val="000000"/>
        </w:rPr>
      </w:pPr>
      <w:r w:rsidRPr="00FB2CD5">
        <w:rPr>
          <w:rFonts w:ascii="Times New Roman" w:hAnsi="Times New Roman" w:cs="Times New Roman"/>
          <w:color w:val="000000"/>
        </w:rPr>
        <w:t>What is its function?</w:t>
      </w:r>
    </w:p>
    <w:p w14:paraId="1B63EAE9" w14:textId="77777777" w:rsidR="00D75AC8" w:rsidRPr="00FB2CD5" w:rsidRDefault="00D75AC8" w:rsidP="00FB2CD5">
      <w:pPr>
        <w:pStyle w:val="ListParagraph"/>
        <w:numPr>
          <w:ilvl w:val="0"/>
          <w:numId w:val="16"/>
        </w:numPr>
        <w:spacing w:line="480" w:lineRule="auto"/>
        <w:rPr>
          <w:rFonts w:ascii="Times New Roman" w:hAnsi="Times New Roman" w:cs="Times New Roman"/>
          <w:color w:val="000000"/>
        </w:rPr>
      </w:pPr>
      <w:r w:rsidRPr="00FB2CD5">
        <w:rPr>
          <w:rFonts w:ascii="Times New Roman" w:hAnsi="Times New Roman" w:cs="Times New Roman"/>
          <w:color w:val="000000"/>
        </w:rPr>
        <w:t>How does a meniscus injury likely present?</w:t>
      </w:r>
    </w:p>
    <w:p w14:paraId="6337AD9B" w14:textId="77777777" w:rsidR="00D75AC8" w:rsidRPr="00FB2CD5" w:rsidRDefault="00D75AC8" w:rsidP="00FB2CD5">
      <w:pPr>
        <w:pStyle w:val="ListParagraph"/>
        <w:numPr>
          <w:ilvl w:val="0"/>
          <w:numId w:val="16"/>
        </w:numPr>
        <w:spacing w:line="480" w:lineRule="auto"/>
        <w:rPr>
          <w:rFonts w:ascii="Times New Roman" w:hAnsi="Times New Roman" w:cs="Times New Roman"/>
          <w:color w:val="000000"/>
        </w:rPr>
      </w:pPr>
      <w:r w:rsidRPr="00FB2CD5">
        <w:rPr>
          <w:rFonts w:ascii="Times New Roman" w:hAnsi="Times New Roman" w:cs="Times New Roman"/>
          <w:color w:val="000000"/>
        </w:rPr>
        <w:t>Is the meniscus necessary?</w:t>
      </w:r>
    </w:p>
    <w:p w14:paraId="6A0BFFA7" w14:textId="77777777" w:rsidR="00D75AC8" w:rsidRPr="00FB2CD5" w:rsidRDefault="00D75AC8" w:rsidP="00FB2CD5">
      <w:pPr>
        <w:pStyle w:val="ListParagraph"/>
        <w:numPr>
          <w:ilvl w:val="0"/>
          <w:numId w:val="16"/>
        </w:numPr>
        <w:spacing w:line="480" w:lineRule="auto"/>
        <w:rPr>
          <w:rFonts w:ascii="Times New Roman" w:hAnsi="Times New Roman" w:cs="Times New Roman"/>
          <w:color w:val="000000"/>
        </w:rPr>
      </w:pPr>
      <w:r w:rsidRPr="00FB2CD5">
        <w:rPr>
          <w:rFonts w:ascii="Times New Roman" w:hAnsi="Times New Roman" w:cs="Times New Roman"/>
          <w:color w:val="000000"/>
        </w:rPr>
        <w:t>Describe common mechanisms of injury.</w:t>
      </w:r>
    </w:p>
    <w:p w14:paraId="695B9C88" w14:textId="77777777" w:rsidR="00D75AC8" w:rsidRPr="00FB2CD5" w:rsidRDefault="00D75AC8" w:rsidP="00FB2CD5">
      <w:pPr>
        <w:pStyle w:val="ListParagraph"/>
        <w:numPr>
          <w:ilvl w:val="0"/>
          <w:numId w:val="16"/>
        </w:numPr>
        <w:spacing w:line="480" w:lineRule="auto"/>
        <w:rPr>
          <w:rFonts w:ascii="Times New Roman" w:hAnsi="Times New Roman" w:cs="Times New Roman"/>
          <w:color w:val="000000"/>
        </w:rPr>
      </w:pPr>
      <w:r w:rsidRPr="00FB2CD5">
        <w:rPr>
          <w:rFonts w:ascii="Times New Roman" w:hAnsi="Times New Roman" w:cs="Times New Roman"/>
          <w:color w:val="000000"/>
        </w:rPr>
        <w:t>Describe nonsurgical rehabilitation for a potential knee meniscus injury.</w:t>
      </w:r>
    </w:p>
    <w:p w14:paraId="7A90F8B3" w14:textId="77777777" w:rsidR="00D75AC8" w:rsidRPr="00FB2CD5" w:rsidRDefault="00D75AC8" w:rsidP="00FB2CD5">
      <w:pPr>
        <w:pStyle w:val="ListParagraph"/>
        <w:numPr>
          <w:ilvl w:val="0"/>
          <w:numId w:val="16"/>
        </w:numPr>
        <w:spacing w:line="480" w:lineRule="auto"/>
        <w:rPr>
          <w:rFonts w:ascii="Times New Roman" w:hAnsi="Times New Roman" w:cs="Times New Roman"/>
          <w:color w:val="000000"/>
        </w:rPr>
      </w:pPr>
      <w:r w:rsidRPr="00FB2CD5">
        <w:rPr>
          <w:rFonts w:ascii="Times New Roman" w:hAnsi="Times New Roman" w:cs="Times New Roman"/>
          <w:color w:val="000000"/>
        </w:rPr>
        <w:t>Practice at least one special test on another student prior to class.</w:t>
      </w:r>
    </w:p>
    <w:p w14:paraId="2379A2C1" w14:textId="77777777" w:rsidR="00DE4F3D" w:rsidRPr="00CE276A" w:rsidRDefault="00DE4F3D" w:rsidP="00CE276A">
      <w:pPr>
        <w:spacing w:line="480" w:lineRule="auto"/>
        <w:rPr>
          <w:rFonts w:ascii="Times New Roman" w:hAnsi="Times New Roman" w:cs="Times New Roman"/>
          <w:b/>
          <w:bCs/>
          <w:color w:val="000000"/>
        </w:rPr>
      </w:pPr>
      <w:r w:rsidRPr="00CE276A">
        <w:rPr>
          <w:rFonts w:ascii="Times New Roman" w:hAnsi="Times New Roman" w:cs="Times New Roman"/>
          <w:b/>
          <w:bCs/>
          <w:color w:val="000000"/>
        </w:rPr>
        <w:t>\qqEND downloadable content\</w:t>
      </w:r>
    </w:p>
    <w:p w14:paraId="0C6590AC" w14:textId="77777777" w:rsidR="00DE4F3D" w:rsidRPr="00FB2CD5" w:rsidRDefault="00DE4F3D" w:rsidP="00CE276A">
      <w:pPr>
        <w:spacing w:line="480" w:lineRule="auto"/>
        <w:rPr>
          <w:rFonts w:ascii="Times New Roman" w:hAnsi="Times New Roman" w:cs="Times New Roman"/>
          <w:color w:val="000000"/>
        </w:rPr>
      </w:pPr>
    </w:p>
    <w:p w14:paraId="2F6BBFB2" w14:textId="414D43BB" w:rsidR="00DE4F3D" w:rsidRPr="00CE276A" w:rsidRDefault="00DE4F3D" w:rsidP="00CE276A">
      <w:pPr>
        <w:spacing w:line="480" w:lineRule="auto"/>
        <w:rPr>
          <w:rFonts w:ascii="Times New Roman" w:hAnsi="Times New Roman" w:cs="Times New Roman"/>
          <w:b/>
          <w:bCs/>
          <w:color w:val="000000"/>
        </w:rPr>
      </w:pPr>
      <w:r w:rsidRPr="00CE276A">
        <w:rPr>
          <w:rFonts w:ascii="Times New Roman" w:hAnsi="Times New Roman" w:cs="Times New Roman"/>
          <w:b/>
          <w:bCs/>
          <w:color w:val="000000"/>
        </w:rPr>
        <w:t>\qq</w:t>
      </w:r>
      <w:r w:rsidR="00D75AC8">
        <w:rPr>
          <w:rFonts w:ascii="Times New Roman" w:hAnsi="Times New Roman" w:cs="Times New Roman"/>
          <w:b/>
          <w:bCs/>
          <w:color w:val="000000"/>
        </w:rPr>
        <w:t xml:space="preserve">BEGIN downloadable content. Button name: </w:t>
      </w:r>
      <w:r w:rsidR="00D75AC8" w:rsidRPr="00D75AC8">
        <w:rPr>
          <w:rFonts w:ascii="Times New Roman" w:hAnsi="Times New Roman" w:cs="Times New Roman"/>
          <w:b/>
          <w:bCs/>
          <w:color w:val="000000"/>
        </w:rPr>
        <w:t>Presimulation Activity 4: Insurance</w:t>
      </w:r>
    </w:p>
    <w:p w14:paraId="7ED2D7CC" w14:textId="542A7F09" w:rsidR="00250521" w:rsidRPr="00CE276A" w:rsidRDefault="00D75AC8" w:rsidP="00CE276A">
      <w:pPr>
        <w:spacing w:line="480" w:lineRule="auto"/>
        <w:rPr>
          <w:rFonts w:ascii="Times New Roman" w:hAnsi="Times New Roman" w:cs="Times New Roman"/>
          <w:color w:val="000000"/>
        </w:rPr>
      </w:pPr>
      <w:r>
        <w:rPr>
          <w:rFonts w:ascii="Times New Roman" w:hAnsi="Times New Roman" w:cs="Times New Roman"/>
          <w:color w:val="000000"/>
        </w:rPr>
        <w:t>&lt;title&gt;Presimulation Activity</w:t>
      </w:r>
      <w:r w:rsidR="63BDDA00" w:rsidRPr="00CE276A">
        <w:rPr>
          <w:rFonts w:ascii="Times New Roman" w:hAnsi="Times New Roman" w:cs="Times New Roman"/>
          <w:color w:val="000000"/>
        </w:rPr>
        <w:t xml:space="preserve"> 4</w:t>
      </w:r>
      <w:r w:rsidR="006E20E5" w:rsidRPr="00CE276A">
        <w:rPr>
          <w:rFonts w:ascii="Times New Roman" w:hAnsi="Times New Roman" w:cs="Times New Roman"/>
          <w:color w:val="000000"/>
        </w:rPr>
        <w:t>:</w:t>
      </w:r>
      <w:r w:rsidR="63BDDA00" w:rsidRPr="00CE276A">
        <w:rPr>
          <w:rFonts w:ascii="Times New Roman" w:hAnsi="Times New Roman" w:cs="Times New Roman"/>
          <w:color w:val="000000"/>
        </w:rPr>
        <w:t xml:space="preserve"> Insurance</w:t>
      </w:r>
    </w:p>
    <w:p w14:paraId="440FEF84" w14:textId="77777777" w:rsidR="00D75AC8" w:rsidRPr="00D75AC8" w:rsidRDefault="00D75AC8" w:rsidP="00D75AC8">
      <w:pPr>
        <w:spacing w:line="480" w:lineRule="auto"/>
        <w:rPr>
          <w:rFonts w:ascii="Times New Roman" w:hAnsi="Times New Roman" w:cs="Times New Roman"/>
          <w:color w:val="000000"/>
        </w:rPr>
      </w:pPr>
      <w:r w:rsidRPr="00D75AC8">
        <w:rPr>
          <w:rFonts w:ascii="Times New Roman" w:hAnsi="Times New Roman" w:cs="Times New Roman"/>
          <w:color w:val="000000"/>
        </w:rPr>
        <w:t xml:space="preserve">You are a new athletic trainer (AT) and do not have a full-time job yet. You have purchased professional liability insurance and have decided you also need to purchase your own personal health insurance. You have a budget of $250 a month but could spend as much as $350 a month if you cut a few things (e.g., streaming services, different phone plan, etc.). Take </w:t>
      </w:r>
      <w:r w:rsidRPr="00D75AC8">
        <w:rPr>
          <w:rFonts w:ascii="Times New Roman" w:hAnsi="Times New Roman" w:cs="Times New Roman"/>
          <w:i/>
          <w:iCs/>
          <w:color w:val="000000"/>
        </w:rPr>
        <w:t xml:space="preserve">no more than 30 minutes </w:t>
      </w:r>
      <w:r w:rsidRPr="00D75AC8">
        <w:rPr>
          <w:rFonts w:ascii="Times New Roman" w:hAnsi="Times New Roman" w:cs="Times New Roman"/>
          <w:color w:val="000000"/>
        </w:rPr>
        <w:t>to answer the following questions. Please use a timer.</w:t>
      </w:r>
    </w:p>
    <w:p w14:paraId="3264808F" w14:textId="77777777" w:rsidR="00D75AC8" w:rsidRPr="00FB2CD5" w:rsidRDefault="00D75AC8" w:rsidP="00FB2CD5">
      <w:pPr>
        <w:pStyle w:val="ListParagraph"/>
        <w:numPr>
          <w:ilvl w:val="0"/>
          <w:numId w:val="18"/>
        </w:numPr>
        <w:spacing w:line="480" w:lineRule="auto"/>
        <w:rPr>
          <w:rFonts w:ascii="Times New Roman" w:hAnsi="Times New Roman" w:cs="Times New Roman"/>
          <w:color w:val="000000"/>
        </w:rPr>
      </w:pPr>
      <w:r w:rsidRPr="00FB2CD5">
        <w:rPr>
          <w:rFonts w:ascii="Times New Roman" w:hAnsi="Times New Roman" w:cs="Times New Roman"/>
          <w:color w:val="000000"/>
        </w:rPr>
        <w:t>What insurance can you get?</w:t>
      </w:r>
    </w:p>
    <w:p w14:paraId="54A4AD1D" w14:textId="77777777" w:rsidR="00D75AC8" w:rsidRPr="00FB2CD5" w:rsidRDefault="00D75AC8" w:rsidP="00FB2CD5">
      <w:pPr>
        <w:pStyle w:val="ListParagraph"/>
        <w:numPr>
          <w:ilvl w:val="0"/>
          <w:numId w:val="18"/>
        </w:numPr>
        <w:spacing w:line="480" w:lineRule="auto"/>
        <w:rPr>
          <w:rFonts w:ascii="Times New Roman" w:hAnsi="Times New Roman" w:cs="Times New Roman"/>
          <w:color w:val="000000"/>
        </w:rPr>
      </w:pPr>
      <w:r w:rsidRPr="00FB2CD5">
        <w:rPr>
          <w:rFonts w:ascii="Times New Roman" w:hAnsi="Times New Roman" w:cs="Times New Roman"/>
          <w:color w:val="000000"/>
        </w:rPr>
        <w:t>What is your monthly premium?</w:t>
      </w:r>
    </w:p>
    <w:p w14:paraId="4C921018" w14:textId="77777777" w:rsidR="00D75AC8" w:rsidRPr="00FB2CD5" w:rsidRDefault="00D75AC8" w:rsidP="00FB2CD5">
      <w:pPr>
        <w:pStyle w:val="ListParagraph"/>
        <w:numPr>
          <w:ilvl w:val="0"/>
          <w:numId w:val="18"/>
        </w:numPr>
        <w:spacing w:line="480" w:lineRule="auto"/>
        <w:rPr>
          <w:rFonts w:ascii="Times New Roman" w:hAnsi="Times New Roman" w:cs="Times New Roman"/>
          <w:color w:val="000000"/>
        </w:rPr>
      </w:pPr>
      <w:r w:rsidRPr="00FB2CD5">
        <w:rPr>
          <w:rFonts w:ascii="Times New Roman" w:hAnsi="Times New Roman" w:cs="Times New Roman"/>
          <w:color w:val="000000"/>
        </w:rPr>
        <w:t>Are you covered for imaging for a meniscus tear?</w:t>
      </w:r>
    </w:p>
    <w:p w14:paraId="1A804B67" w14:textId="77777777" w:rsidR="00D75AC8" w:rsidRPr="00FB2CD5" w:rsidRDefault="00D75AC8" w:rsidP="00FB2CD5">
      <w:pPr>
        <w:pStyle w:val="ListParagraph"/>
        <w:numPr>
          <w:ilvl w:val="0"/>
          <w:numId w:val="18"/>
        </w:numPr>
        <w:spacing w:line="480" w:lineRule="auto"/>
        <w:rPr>
          <w:rFonts w:ascii="Times New Roman" w:hAnsi="Times New Roman" w:cs="Times New Roman"/>
          <w:color w:val="000000"/>
        </w:rPr>
      </w:pPr>
      <w:r w:rsidRPr="00FB2CD5">
        <w:rPr>
          <w:rFonts w:ascii="Times New Roman" w:hAnsi="Times New Roman" w:cs="Times New Roman"/>
          <w:color w:val="000000"/>
        </w:rPr>
        <w:t>Are you covered for surgery to a torn meniscus?</w:t>
      </w:r>
    </w:p>
    <w:p w14:paraId="46D96A5C" w14:textId="77777777" w:rsidR="00D75AC8" w:rsidRPr="00FB2CD5" w:rsidRDefault="00D75AC8" w:rsidP="00FB2CD5">
      <w:pPr>
        <w:pStyle w:val="ListParagraph"/>
        <w:numPr>
          <w:ilvl w:val="0"/>
          <w:numId w:val="18"/>
        </w:numPr>
        <w:spacing w:line="480" w:lineRule="auto"/>
        <w:rPr>
          <w:rFonts w:ascii="Times New Roman" w:hAnsi="Times New Roman" w:cs="Times New Roman"/>
          <w:color w:val="000000"/>
        </w:rPr>
      </w:pPr>
      <w:r w:rsidRPr="00FB2CD5">
        <w:rPr>
          <w:rFonts w:ascii="Times New Roman" w:hAnsi="Times New Roman" w:cs="Times New Roman"/>
          <w:color w:val="000000"/>
        </w:rPr>
        <w:t>Can you get postsurgery rehabilitation?</w:t>
      </w:r>
    </w:p>
    <w:p w14:paraId="3F4A0509" w14:textId="77777777" w:rsidR="00DE4F3D" w:rsidRPr="00CE276A" w:rsidRDefault="00DE4F3D" w:rsidP="00CE276A">
      <w:pPr>
        <w:spacing w:line="480" w:lineRule="auto"/>
        <w:rPr>
          <w:rFonts w:ascii="Times New Roman" w:hAnsi="Times New Roman" w:cs="Times New Roman"/>
          <w:b/>
          <w:bCs/>
          <w:color w:val="000000"/>
        </w:rPr>
      </w:pPr>
      <w:r w:rsidRPr="00CE276A">
        <w:rPr>
          <w:rFonts w:ascii="Times New Roman" w:hAnsi="Times New Roman" w:cs="Times New Roman"/>
          <w:b/>
          <w:bCs/>
          <w:color w:val="000000"/>
        </w:rPr>
        <w:t>\qqEND downloadable content\</w:t>
      </w:r>
    </w:p>
    <w:p w14:paraId="15B004F0" w14:textId="77777777" w:rsidR="00DE4F3D" w:rsidRPr="00CE276A" w:rsidRDefault="00DE4F3D" w:rsidP="00CE276A">
      <w:pPr>
        <w:spacing w:line="480" w:lineRule="auto"/>
        <w:rPr>
          <w:rFonts w:ascii="Times New Roman" w:hAnsi="Times New Roman" w:cs="Times New Roman"/>
          <w:b/>
          <w:bCs/>
          <w:color w:val="000000"/>
        </w:rPr>
      </w:pPr>
    </w:p>
    <w:p w14:paraId="1CBA166C" w14:textId="23CB8816" w:rsidR="00DE4F3D" w:rsidRPr="00CE276A" w:rsidRDefault="00DE4F3D" w:rsidP="00CE276A">
      <w:pPr>
        <w:spacing w:line="480" w:lineRule="auto"/>
        <w:rPr>
          <w:rFonts w:ascii="Times New Roman" w:hAnsi="Times New Roman" w:cs="Times New Roman"/>
          <w:b/>
          <w:bCs/>
          <w:color w:val="000000"/>
        </w:rPr>
      </w:pPr>
      <w:r w:rsidRPr="00CE276A">
        <w:rPr>
          <w:rFonts w:ascii="Times New Roman" w:hAnsi="Times New Roman" w:cs="Times New Roman"/>
          <w:b/>
          <w:bCs/>
          <w:color w:val="000000"/>
        </w:rPr>
        <w:t>\qq</w:t>
      </w:r>
      <w:r w:rsidR="00D75AC8">
        <w:rPr>
          <w:rFonts w:ascii="Times New Roman" w:hAnsi="Times New Roman" w:cs="Times New Roman"/>
          <w:b/>
          <w:bCs/>
          <w:color w:val="000000"/>
        </w:rPr>
        <w:t xml:space="preserve">BEGIN downloadable content. Button name: </w:t>
      </w:r>
      <w:r w:rsidR="00D75AC8" w:rsidRPr="00D75AC8">
        <w:rPr>
          <w:rFonts w:ascii="Times New Roman" w:hAnsi="Times New Roman" w:cs="Times New Roman"/>
          <w:b/>
          <w:bCs/>
          <w:color w:val="000000"/>
        </w:rPr>
        <w:t>Presimulation Activity 5: Social Determinants of Health</w:t>
      </w:r>
    </w:p>
    <w:p w14:paraId="1BE8B294" w14:textId="52308643" w:rsidR="00250521" w:rsidRPr="00CE276A" w:rsidRDefault="00D75AC8" w:rsidP="00CE276A">
      <w:pPr>
        <w:spacing w:line="480" w:lineRule="auto"/>
        <w:rPr>
          <w:rFonts w:ascii="Times New Roman" w:hAnsi="Times New Roman" w:cs="Times New Roman"/>
          <w:color w:val="000000"/>
        </w:rPr>
      </w:pPr>
      <w:r>
        <w:rPr>
          <w:rFonts w:ascii="Times New Roman" w:hAnsi="Times New Roman" w:cs="Times New Roman"/>
          <w:color w:val="000000"/>
        </w:rPr>
        <w:t>&lt;title&gt;Presimulation Activity</w:t>
      </w:r>
      <w:r w:rsidR="63BDDA00" w:rsidRPr="00CE276A">
        <w:rPr>
          <w:rFonts w:ascii="Times New Roman" w:hAnsi="Times New Roman" w:cs="Times New Roman"/>
          <w:color w:val="000000"/>
        </w:rPr>
        <w:t xml:space="preserve"> 5</w:t>
      </w:r>
      <w:r w:rsidR="009F444D" w:rsidRPr="00CE276A">
        <w:rPr>
          <w:rFonts w:ascii="Times New Roman" w:hAnsi="Times New Roman" w:cs="Times New Roman"/>
          <w:color w:val="000000"/>
        </w:rPr>
        <w:t>:</w:t>
      </w:r>
      <w:r w:rsidR="63BDDA00" w:rsidRPr="00CE276A">
        <w:rPr>
          <w:rFonts w:ascii="Times New Roman" w:hAnsi="Times New Roman" w:cs="Times New Roman"/>
          <w:color w:val="000000"/>
        </w:rPr>
        <w:t xml:space="preserve"> Social Determinants of Health</w:t>
      </w:r>
    </w:p>
    <w:p w14:paraId="452B3B05" w14:textId="77777777" w:rsidR="00D75AC8" w:rsidRPr="00FB2CD5" w:rsidRDefault="00D75AC8" w:rsidP="00D75AC8">
      <w:pPr>
        <w:spacing w:line="480" w:lineRule="auto"/>
        <w:rPr>
          <w:rFonts w:ascii="Times New Roman" w:hAnsi="Times New Roman" w:cs="Times New Roman"/>
          <w:color w:val="000000"/>
        </w:rPr>
      </w:pPr>
      <w:r w:rsidRPr="00FB2CD5">
        <w:rPr>
          <w:rFonts w:ascii="Times New Roman" w:hAnsi="Times New Roman" w:cs="Times New Roman"/>
          <w:color w:val="000000"/>
        </w:rPr>
        <w:t>Answer the following questions:</w:t>
      </w:r>
    </w:p>
    <w:p w14:paraId="2683F5C6" w14:textId="77777777" w:rsidR="00D75AC8" w:rsidRPr="00FB2CD5" w:rsidRDefault="00D75AC8" w:rsidP="00FB2CD5">
      <w:pPr>
        <w:pStyle w:val="ListParagraph"/>
        <w:numPr>
          <w:ilvl w:val="0"/>
          <w:numId w:val="22"/>
        </w:numPr>
        <w:spacing w:line="480" w:lineRule="auto"/>
        <w:rPr>
          <w:rFonts w:ascii="Times New Roman" w:hAnsi="Times New Roman" w:cs="Times New Roman"/>
          <w:color w:val="000000"/>
        </w:rPr>
      </w:pPr>
      <w:r w:rsidRPr="00FB2CD5">
        <w:rPr>
          <w:rFonts w:ascii="Times New Roman" w:hAnsi="Times New Roman" w:cs="Times New Roman"/>
          <w:color w:val="000000"/>
        </w:rPr>
        <w:t>What is access in health care?</w:t>
      </w:r>
    </w:p>
    <w:p w14:paraId="2F78874B" w14:textId="77777777" w:rsidR="00D75AC8" w:rsidRPr="00FB2CD5" w:rsidRDefault="00D75AC8" w:rsidP="00FB2CD5">
      <w:pPr>
        <w:pStyle w:val="ListParagraph"/>
        <w:numPr>
          <w:ilvl w:val="0"/>
          <w:numId w:val="22"/>
        </w:numPr>
        <w:spacing w:line="480" w:lineRule="auto"/>
        <w:rPr>
          <w:rFonts w:ascii="Times New Roman" w:hAnsi="Times New Roman" w:cs="Times New Roman"/>
          <w:color w:val="000000"/>
        </w:rPr>
      </w:pPr>
      <w:r w:rsidRPr="00FB2CD5">
        <w:rPr>
          <w:rFonts w:ascii="Times New Roman" w:hAnsi="Times New Roman" w:cs="Times New Roman"/>
          <w:color w:val="000000"/>
        </w:rPr>
        <w:t>What is equity in health care?</w:t>
      </w:r>
    </w:p>
    <w:p w14:paraId="3DEB2455" w14:textId="77777777" w:rsidR="00D75AC8" w:rsidRPr="00FB2CD5" w:rsidRDefault="00D75AC8" w:rsidP="00FB2CD5">
      <w:pPr>
        <w:pStyle w:val="ListParagraph"/>
        <w:numPr>
          <w:ilvl w:val="0"/>
          <w:numId w:val="22"/>
        </w:numPr>
        <w:spacing w:line="480" w:lineRule="auto"/>
        <w:rPr>
          <w:rFonts w:ascii="Times New Roman" w:hAnsi="Times New Roman" w:cs="Times New Roman"/>
          <w:color w:val="000000"/>
        </w:rPr>
      </w:pPr>
      <w:r w:rsidRPr="00FB2CD5">
        <w:rPr>
          <w:rFonts w:ascii="Times New Roman" w:hAnsi="Times New Roman" w:cs="Times New Roman"/>
          <w:color w:val="000000"/>
        </w:rPr>
        <w:t>What is equality in health care?</w:t>
      </w:r>
    </w:p>
    <w:p w14:paraId="00DDB3CA" w14:textId="77777777" w:rsidR="00D75AC8" w:rsidRPr="00FB2CD5" w:rsidRDefault="00D75AC8" w:rsidP="00FB2CD5">
      <w:pPr>
        <w:pStyle w:val="ListParagraph"/>
        <w:numPr>
          <w:ilvl w:val="0"/>
          <w:numId w:val="22"/>
        </w:numPr>
        <w:spacing w:line="480" w:lineRule="auto"/>
        <w:rPr>
          <w:rFonts w:ascii="Times New Roman" w:hAnsi="Times New Roman" w:cs="Times New Roman"/>
          <w:color w:val="000000"/>
        </w:rPr>
      </w:pPr>
      <w:r w:rsidRPr="00FB2CD5">
        <w:rPr>
          <w:rFonts w:ascii="Times New Roman" w:hAnsi="Times New Roman" w:cs="Times New Roman"/>
          <w:color w:val="000000"/>
        </w:rPr>
        <w:t>What are social determinants of health (SDOH)?</w:t>
      </w:r>
    </w:p>
    <w:p w14:paraId="5446F6DE" w14:textId="77777777" w:rsidR="00D75AC8" w:rsidRPr="00FB2CD5" w:rsidRDefault="00D75AC8" w:rsidP="00FB2CD5">
      <w:pPr>
        <w:pStyle w:val="ListParagraph"/>
        <w:numPr>
          <w:ilvl w:val="0"/>
          <w:numId w:val="22"/>
        </w:numPr>
        <w:spacing w:line="480" w:lineRule="auto"/>
        <w:rPr>
          <w:rFonts w:ascii="Times New Roman" w:hAnsi="Times New Roman" w:cs="Times New Roman"/>
          <w:color w:val="000000"/>
        </w:rPr>
      </w:pPr>
      <w:r w:rsidRPr="00FB2CD5">
        <w:rPr>
          <w:rFonts w:ascii="Times New Roman" w:hAnsi="Times New Roman" w:cs="Times New Roman"/>
          <w:color w:val="000000"/>
        </w:rPr>
        <w:lastRenderedPageBreak/>
        <w:t>Provide an example of each: access, equity, equality, SDOH.</w:t>
      </w:r>
    </w:p>
    <w:p w14:paraId="41797C1D" w14:textId="77777777" w:rsidR="00D75AC8" w:rsidRPr="00FB2CD5" w:rsidRDefault="00D75AC8" w:rsidP="00FB2CD5">
      <w:pPr>
        <w:pStyle w:val="ListParagraph"/>
        <w:numPr>
          <w:ilvl w:val="0"/>
          <w:numId w:val="22"/>
        </w:numPr>
        <w:spacing w:line="480" w:lineRule="auto"/>
        <w:rPr>
          <w:rFonts w:ascii="Times New Roman" w:hAnsi="Times New Roman" w:cs="Times New Roman"/>
          <w:color w:val="000000"/>
        </w:rPr>
      </w:pPr>
      <w:r w:rsidRPr="00FB2CD5">
        <w:rPr>
          <w:rFonts w:ascii="Times New Roman" w:hAnsi="Times New Roman" w:cs="Times New Roman"/>
          <w:color w:val="000000"/>
        </w:rPr>
        <w:t>Provide an example of how a system could change to improve the access, equity, equality, or SDOH.</w:t>
      </w:r>
    </w:p>
    <w:p w14:paraId="6C9B4531" w14:textId="77777777" w:rsidR="00D75AC8" w:rsidRPr="00FB2CD5" w:rsidRDefault="00D75AC8" w:rsidP="00FB2CD5">
      <w:pPr>
        <w:pStyle w:val="ListParagraph"/>
        <w:numPr>
          <w:ilvl w:val="0"/>
          <w:numId w:val="22"/>
        </w:numPr>
        <w:spacing w:line="480" w:lineRule="auto"/>
        <w:rPr>
          <w:rFonts w:ascii="Times New Roman" w:hAnsi="Times New Roman" w:cs="Times New Roman"/>
          <w:color w:val="000000"/>
        </w:rPr>
      </w:pPr>
      <w:r w:rsidRPr="00FB2CD5">
        <w:rPr>
          <w:rFonts w:ascii="Times New Roman" w:hAnsi="Times New Roman" w:cs="Times New Roman"/>
          <w:color w:val="000000"/>
        </w:rPr>
        <w:t>Provide an example of how an AT or individual health care clinician could change to improve the access, equity, equality, and SDOH.</w:t>
      </w:r>
    </w:p>
    <w:p w14:paraId="1BBA4EC8" w14:textId="77777777" w:rsidR="00D75AC8" w:rsidRPr="00FB2CD5" w:rsidRDefault="00D75AC8" w:rsidP="00FB2CD5">
      <w:pPr>
        <w:pStyle w:val="ListParagraph"/>
        <w:numPr>
          <w:ilvl w:val="0"/>
          <w:numId w:val="22"/>
        </w:numPr>
        <w:spacing w:line="480" w:lineRule="auto"/>
        <w:rPr>
          <w:rFonts w:ascii="Times New Roman" w:hAnsi="Times New Roman" w:cs="Times New Roman"/>
          <w:color w:val="000000"/>
        </w:rPr>
      </w:pPr>
      <w:r w:rsidRPr="00FB2CD5">
        <w:rPr>
          <w:rFonts w:ascii="Times New Roman" w:hAnsi="Times New Roman" w:cs="Times New Roman"/>
          <w:color w:val="000000"/>
        </w:rPr>
        <w:t>Consider who has the responsibility to improve each of these factors that affect health? Is it you, the organization, society, or the govern</w:t>
      </w:r>
      <w:del w:id="1" w:author="Anna Seaman" w:date="2026-08-14T09:18:00Z" w16du:dateUtc="2026-08-14T14:18:00Z">
        <w:r w:rsidRPr="00FB2CD5" w:rsidDel="003E2799">
          <w:rPr>
            <w:rFonts w:ascii="Times New Roman" w:hAnsi="Times New Roman" w:cs="Times New Roman"/>
            <w:color w:val="000000"/>
          </w:rPr>
          <w:softHyphen/>
        </w:r>
      </w:del>
      <w:r w:rsidRPr="00FB2CD5">
        <w:rPr>
          <w:rFonts w:ascii="Times New Roman" w:hAnsi="Times New Roman" w:cs="Times New Roman"/>
          <w:color w:val="000000"/>
        </w:rPr>
        <w:t>ment? If so, what is reasonable to expect of each, and how does this happen?</w:t>
      </w:r>
    </w:p>
    <w:bookmarkEnd w:id="0"/>
    <w:p w14:paraId="3F925870" w14:textId="77777777" w:rsidR="00DE4F3D" w:rsidRPr="00CE276A" w:rsidRDefault="00DE4F3D" w:rsidP="00CE276A">
      <w:pPr>
        <w:spacing w:line="480" w:lineRule="auto"/>
        <w:rPr>
          <w:rFonts w:ascii="Times New Roman" w:hAnsi="Times New Roman" w:cs="Times New Roman"/>
          <w:b/>
          <w:bCs/>
          <w:color w:val="000000"/>
        </w:rPr>
      </w:pPr>
      <w:r w:rsidRPr="00CE276A">
        <w:rPr>
          <w:rFonts w:ascii="Times New Roman" w:hAnsi="Times New Roman" w:cs="Times New Roman"/>
          <w:b/>
          <w:bCs/>
          <w:color w:val="000000"/>
        </w:rPr>
        <w:t>\qqEND downloadable content\</w:t>
      </w:r>
    </w:p>
    <w:p w14:paraId="66B5F6D4" w14:textId="77777777" w:rsidR="00F22C3C" w:rsidRPr="00CE276A" w:rsidRDefault="00F22C3C" w:rsidP="00CE276A">
      <w:pPr>
        <w:spacing w:line="480" w:lineRule="auto"/>
        <w:rPr>
          <w:rFonts w:ascii="Times New Roman" w:hAnsi="Times New Roman" w:cs="Times New Roman"/>
          <w:color w:val="000000"/>
        </w:rPr>
      </w:pPr>
    </w:p>
    <w:p w14:paraId="552E10DB" w14:textId="1789DCB7" w:rsidR="001C6D74" w:rsidRPr="00CE276A" w:rsidRDefault="00D75AC8" w:rsidP="00CE276A">
      <w:pPr>
        <w:spacing w:line="480" w:lineRule="auto"/>
        <w:rPr>
          <w:rFonts w:ascii="Times New Roman" w:hAnsi="Times New Roman" w:cs="Times New Roman"/>
          <w:color w:val="000000"/>
        </w:rPr>
      </w:pPr>
      <w:r>
        <w:rPr>
          <w:rFonts w:ascii="Times New Roman" w:hAnsi="Times New Roman" w:cs="Times New Roman"/>
          <w:color w:val="000000"/>
        </w:rPr>
        <w:t>&lt;title&gt;</w:t>
      </w:r>
      <w:r w:rsidR="00250521" w:rsidRPr="00CE276A">
        <w:rPr>
          <w:rFonts w:ascii="Times New Roman" w:hAnsi="Times New Roman" w:cs="Times New Roman"/>
          <w:color w:val="000000"/>
        </w:rPr>
        <w:t xml:space="preserve">Postsimulation </w:t>
      </w:r>
      <w:r w:rsidR="001C6D74" w:rsidRPr="00CE276A">
        <w:rPr>
          <w:rFonts w:ascii="Times New Roman" w:hAnsi="Times New Roman" w:cs="Times New Roman"/>
          <w:color w:val="000000"/>
        </w:rPr>
        <w:t>Activities</w:t>
      </w:r>
    </w:p>
    <w:p w14:paraId="27B66436" w14:textId="77777777" w:rsidR="00D75AC8" w:rsidRPr="00DF03C7" w:rsidRDefault="00D75AC8" w:rsidP="00D75AC8">
      <w:pPr>
        <w:spacing w:line="480" w:lineRule="auto"/>
        <w:rPr>
          <w:rFonts w:ascii="Times New Roman" w:eastAsia="Times New Roman" w:hAnsi="Times New Roman" w:cs="Times New Roman"/>
          <w:color w:val="000000"/>
        </w:rPr>
      </w:pPr>
      <w:r w:rsidRPr="00DF03C7">
        <w:rPr>
          <w:rFonts w:ascii="Times New Roman" w:eastAsia="Times New Roman" w:hAnsi="Times New Roman" w:cs="Times New Roman"/>
          <w:color w:val="000000"/>
        </w:rPr>
        <w:t>These postsimulation activities are designed to enhance your learning from the simulation experience and your reflection on the experience. Your instructor may assign specific activities or all activities. Please speak to your instructor if you have questions.</w:t>
      </w:r>
    </w:p>
    <w:p w14:paraId="2CA4BE55" w14:textId="77777777" w:rsidR="00DE4F3D" w:rsidRPr="00FB2CD5" w:rsidRDefault="00DE4F3D" w:rsidP="00CE276A">
      <w:pPr>
        <w:spacing w:line="480" w:lineRule="auto"/>
        <w:rPr>
          <w:rFonts w:ascii="Times New Roman" w:hAnsi="Times New Roman" w:cs="Times New Roman"/>
          <w:color w:val="000000"/>
        </w:rPr>
      </w:pPr>
    </w:p>
    <w:p w14:paraId="47269812" w14:textId="517E0022" w:rsidR="00DE4F3D" w:rsidRPr="00CE276A" w:rsidRDefault="00DE4F3D" w:rsidP="00CE276A">
      <w:pPr>
        <w:spacing w:line="480" w:lineRule="auto"/>
        <w:rPr>
          <w:rFonts w:ascii="Times New Roman" w:hAnsi="Times New Roman" w:cs="Times New Roman"/>
          <w:b/>
          <w:bCs/>
          <w:color w:val="000000"/>
        </w:rPr>
      </w:pPr>
      <w:r w:rsidRPr="00CE276A">
        <w:rPr>
          <w:rFonts w:ascii="Times New Roman" w:hAnsi="Times New Roman" w:cs="Times New Roman"/>
          <w:b/>
          <w:bCs/>
          <w:color w:val="000000"/>
        </w:rPr>
        <w:t>\qq</w:t>
      </w:r>
      <w:r w:rsidR="00D75AC8">
        <w:rPr>
          <w:rFonts w:ascii="Times New Roman" w:hAnsi="Times New Roman" w:cs="Times New Roman"/>
          <w:b/>
          <w:bCs/>
          <w:color w:val="000000"/>
        </w:rPr>
        <w:t xml:space="preserve">BEGIN downloadable content. Button name: </w:t>
      </w:r>
      <w:r w:rsidR="00D75AC8" w:rsidRPr="00D75AC8">
        <w:rPr>
          <w:rFonts w:ascii="Times New Roman" w:hAnsi="Times New Roman" w:cs="Times New Roman"/>
          <w:b/>
          <w:bCs/>
          <w:color w:val="000000"/>
        </w:rPr>
        <w:t>Postsimulation Activity 1: Reflection</w:t>
      </w:r>
    </w:p>
    <w:p w14:paraId="54F983CD" w14:textId="69D80585" w:rsidR="001C6D74" w:rsidRPr="00CE276A" w:rsidRDefault="00D75AC8" w:rsidP="00CE276A">
      <w:pPr>
        <w:spacing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&lt;title&gt;</w:t>
      </w:r>
      <w:r w:rsidR="00DE4F3D" w:rsidRPr="00CE276A">
        <w:rPr>
          <w:rFonts w:ascii="Times New Roman" w:hAnsi="Times New Roman" w:cs="Times New Roman"/>
          <w:color w:val="000000"/>
        </w:rPr>
        <w:t xml:space="preserve">Postsimulation </w:t>
      </w:r>
      <w:r w:rsidR="001C6D74" w:rsidRPr="00CE276A">
        <w:rPr>
          <w:rFonts w:ascii="Times New Roman" w:eastAsia="Times New Roman" w:hAnsi="Times New Roman" w:cs="Times New Roman"/>
          <w:color w:val="000000"/>
          <w:kern w:val="0"/>
          <w14:ligatures w14:val="none"/>
        </w:rPr>
        <w:t>Activity 1</w:t>
      </w:r>
      <w:r w:rsidR="00F24F08" w:rsidRPr="00CE276A">
        <w:rPr>
          <w:rFonts w:ascii="Times New Roman" w:eastAsia="Times New Roman" w:hAnsi="Times New Roman" w:cs="Times New Roman"/>
          <w:color w:val="000000"/>
          <w:kern w:val="0"/>
          <w14:ligatures w14:val="none"/>
        </w:rPr>
        <w:t>:</w:t>
      </w:r>
      <w:r w:rsidR="001C6D74" w:rsidRPr="00CE276A">
        <w:rPr>
          <w:rFonts w:ascii="Times New Roman" w:eastAsia="Times New Roman" w:hAnsi="Times New Roman" w:cs="Times New Roman"/>
          <w:color w:val="000000"/>
          <w:kern w:val="0"/>
          <w14:ligatures w14:val="none"/>
        </w:rPr>
        <w:t xml:space="preserve"> Reflection</w:t>
      </w:r>
    </w:p>
    <w:p w14:paraId="65AA04A1" w14:textId="70B7392F" w:rsidR="00D75AC8" w:rsidRPr="00D75AC8" w:rsidRDefault="00D75AC8" w:rsidP="00D75AC8">
      <w:pPr>
        <w:spacing w:line="480" w:lineRule="auto"/>
        <w:rPr>
          <w:rFonts w:ascii="Times New Roman" w:hAnsi="Times New Roman" w:cs="Times New Roman"/>
          <w:color w:val="000000"/>
        </w:rPr>
      </w:pPr>
      <w:r w:rsidRPr="00D75AC8">
        <w:rPr>
          <w:rFonts w:ascii="Times New Roman" w:hAnsi="Times New Roman" w:cs="Times New Roman"/>
          <w:color w:val="000000"/>
        </w:rPr>
        <w:t xml:space="preserve">Submit your feedback to </w:t>
      </w:r>
      <w:r w:rsidRPr="00D75AC8">
        <w:rPr>
          <w:rFonts w:ascii="Times New Roman" w:hAnsi="Times New Roman" w:cs="Times New Roman"/>
          <w:i/>
          <w:iCs/>
          <w:color w:val="000000"/>
        </w:rPr>
        <w:t xml:space="preserve">one </w:t>
      </w:r>
      <w:r w:rsidRPr="00D75AC8">
        <w:rPr>
          <w:rFonts w:ascii="Times New Roman" w:hAnsi="Times New Roman" w:cs="Times New Roman"/>
          <w:color w:val="000000"/>
        </w:rPr>
        <w:t>of these questions or statements. Approximately 250 words (one page).</w:t>
      </w:r>
    </w:p>
    <w:p w14:paraId="4680755F" w14:textId="3D37576E" w:rsidR="00D75AC8" w:rsidRPr="00D75AC8" w:rsidRDefault="00D75AC8" w:rsidP="00FB2CD5">
      <w:pPr>
        <w:numPr>
          <w:ilvl w:val="0"/>
          <w:numId w:val="24"/>
        </w:numPr>
        <w:spacing w:line="480" w:lineRule="auto"/>
        <w:ind w:left="720" w:hanging="360"/>
        <w:rPr>
          <w:rFonts w:ascii="Times New Roman" w:hAnsi="Times New Roman" w:cs="Times New Roman"/>
          <w:color w:val="000000"/>
        </w:rPr>
      </w:pPr>
      <w:r w:rsidRPr="00D75AC8">
        <w:rPr>
          <w:rFonts w:ascii="Times New Roman" w:hAnsi="Times New Roman" w:cs="Times New Roman"/>
          <w:color w:val="000000"/>
        </w:rPr>
        <w:t>Describe your preconceived ideas around what type of individuals or families are living in poverty or lack health insurance.</w:t>
      </w:r>
    </w:p>
    <w:p w14:paraId="49239208" w14:textId="714417B5" w:rsidR="00D75AC8" w:rsidRPr="00D75AC8" w:rsidRDefault="00D75AC8" w:rsidP="00FB2CD5">
      <w:pPr>
        <w:numPr>
          <w:ilvl w:val="0"/>
          <w:numId w:val="24"/>
        </w:numPr>
        <w:spacing w:line="480" w:lineRule="auto"/>
        <w:ind w:left="720" w:hanging="360"/>
        <w:rPr>
          <w:rFonts w:ascii="Times New Roman" w:hAnsi="Times New Roman" w:cs="Times New Roman"/>
          <w:color w:val="000000"/>
        </w:rPr>
      </w:pPr>
      <w:r w:rsidRPr="00D75AC8">
        <w:rPr>
          <w:rFonts w:ascii="Times New Roman" w:hAnsi="Times New Roman" w:cs="Times New Roman"/>
          <w:color w:val="000000"/>
        </w:rPr>
        <w:t>Describe how your thoughts on the subject of health insurance shifted after engaging in this experience?</w:t>
      </w:r>
    </w:p>
    <w:p w14:paraId="74A6128C" w14:textId="3462C981" w:rsidR="00D75AC8" w:rsidRPr="00D75AC8" w:rsidRDefault="00D75AC8" w:rsidP="00FB2CD5">
      <w:pPr>
        <w:numPr>
          <w:ilvl w:val="0"/>
          <w:numId w:val="24"/>
        </w:numPr>
        <w:spacing w:line="480" w:lineRule="auto"/>
        <w:ind w:left="720" w:hanging="360"/>
        <w:rPr>
          <w:rFonts w:ascii="Times New Roman" w:hAnsi="Times New Roman" w:cs="Times New Roman"/>
          <w:color w:val="000000"/>
        </w:rPr>
      </w:pPr>
      <w:r w:rsidRPr="00D75AC8">
        <w:rPr>
          <w:rFonts w:ascii="Times New Roman" w:hAnsi="Times New Roman" w:cs="Times New Roman"/>
          <w:color w:val="000000"/>
        </w:rPr>
        <w:lastRenderedPageBreak/>
        <w:t xml:space="preserve">How critical is it for </w:t>
      </w:r>
      <w:r w:rsidRPr="00D75AC8">
        <w:rPr>
          <w:rFonts w:ascii="Times New Roman" w:hAnsi="Times New Roman" w:cs="Times New Roman"/>
          <w:i/>
          <w:iCs/>
          <w:color w:val="000000"/>
        </w:rPr>
        <w:t xml:space="preserve">all </w:t>
      </w:r>
      <w:r w:rsidRPr="00D75AC8">
        <w:rPr>
          <w:rFonts w:ascii="Times New Roman" w:hAnsi="Times New Roman" w:cs="Times New Roman"/>
          <w:color w:val="000000"/>
        </w:rPr>
        <w:t>health care professionals to understand SDOH and the barriers to accessing care?</w:t>
      </w:r>
    </w:p>
    <w:p w14:paraId="2222764E" w14:textId="5127A0D6" w:rsidR="00D75AC8" w:rsidRPr="00D75AC8" w:rsidRDefault="00D75AC8" w:rsidP="00FB2CD5">
      <w:pPr>
        <w:numPr>
          <w:ilvl w:val="0"/>
          <w:numId w:val="24"/>
        </w:numPr>
        <w:spacing w:line="480" w:lineRule="auto"/>
        <w:ind w:left="720" w:hanging="360"/>
        <w:rPr>
          <w:rFonts w:ascii="Times New Roman" w:hAnsi="Times New Roman" w:cs="Times New Roman"/>
          <w:color w:val="000000"/>
        </w:rPr>
      </w:pPr>
      <w:r w:rsidRPr="00D75AC8">
        <w:rPr>
          <w:rFonts w:ascii="Times New Roman" w:hAnsi="Times New Roman" w:cs="Times New Roman"/>
          <w:color w:val="000000"/>
        </w:rPr>
        <w:t>What steps are helpful to ensure that we do not allow our personal stereotypes or biases to interfere with our interactions with our patients or clients?</w:t>
      </w:r>
    </w:p>
    <w:p w14:paraId="1F21421D" w14:textId="1FD602C1" w:rsidR="00D75AC8" w:rsidRPr="00D75AC8" w:rsidRDefault="00D75AC8" w:rsidP="00FB2CD5">
      <w:pPr>
        <w:numPr>
          <w:ilvl w:val="0"/>
          <w:numId w:val="24"/>
        </w:numPr>
        <w:spacing w:line="480" w:lineRule="auto"/>
        <w:ind w:left="720" w:hanging="360"/>
        <w:rPr>
          <w:rFonts w:ascii="Times New Roman" w:hAnsi="Times New Roman" w:cs="Times New Roman"/>
          <w:color w:val="000000"/>
        </w:rPr>
      </w:pPr>
      <w:r w:rsidRPr="00D75AC8">
        <w:rPr>
          <w:rFonts w:ascii="Times New Roman" w:hAnsi="Times New Roman" w:cs="Times New Roman"/>
          <w:color w:val="000000"/>
        </w:rPr>
        <w:t>Describe how your personal stereotypes and biases interfered or could have interfered with care of this patient?</w:t>
      </w:r>
    </w:p>
    <w:p w14:paraId="4B7DF726" w14:textId="77777777" w:rsidR="00DE4F3D" w:rsidRPr="00CE276A" w:rsidRDefault="00DE4F3D" w:rsidP="00CE276A">
      <w:pPr>
        <w:spacing w:line="480" w:lineRule="auto"/>
        <w:rPr>
          <w:rFonts w:ascii="Times New Roman" w:hAnsi="Times New Roman" w:cs="Times New Roman"/>
          <w:b/>
          <w:bCs/>
          <w:color w:val="000000"/>
        </w:rPr>
      </w:pPr>
      <w:r w:rsidRPr="00CE276A">
        <w:rPr>
          <w:rFonts w:ascii="Times New Roman" w:hAnsi="Times New Roman" w:cs="Times New Roman"/>
          <w:b/>
          <w:bCs/>
          <w:color w:val="000000"/>
        </w:rPr>
        <w:t>\qqEND downloadable content\</w:t>
      </w:r>
    </w:p>
    <w:p w14:paraId="3A7F4CA3" w14:textId="77777777" w:rsidR="00DE4F3D" w:rsidRPr="00FB2CD5" w:rsidRDefault="00DE4F3D" w:rsidP="00CE276A">
      <w:pPr>
        <w:spacing w:line="480" w:lineRule="auto"/>
        <w:rPr>
          <w:rFonts w:ascii="Times New Roman" w:hAnsi="Times New Roman" w:cs="Times New Roman"/>
          <w:color w:val="000000"/>
        </w:rPr>
      </w:pPr>
    </w:p>
    <w:p w14:paraId="40ABEF44" w14:textId="29CC6A69" w:rsidR="00DE4F3D" w:rsidRPr="00CE276A" w:rsidRDefault="00DE4F3D" w:rsidP="00CE276A">
      <w:pPr>
        <w:spacing w:line="480" w:lineRule="auto"/>
        <w:rPr>
          <w:rFonts w:ascii="Times New Roman" w:hAnsi="Times New Roman" w:cs="Times New Roman"/>
          <w:b/>
          <w:bCs/>
          <w:color w:val="000000"/>
        </w:rPr>
      </w:pPr>
      <w:r w:rsidRPr="00CE276A">
        <w:rPr>
          <w:rFonts w:ascii="Times New Roman" w:hAnsi="Times New Roman" w:cs="Times New Roman"/>
          <w:b/>
          <w:bCs/>
          <w:color w:val="000000"/>
        </w:rPr>
        <w:t>\qq</w:t>
      </w:r>
      <w:r w:rsidR="00D75AC8">
        <w:rPr>
          <w:rFonts w:ascii="Times New Roman" w:hAnsi="Times New Roman" w:cs="Times New Roman"/>
          <w:b/>
          <w:bCs/>
          <w:color w:val="000000"/>
        </w:rPr>
        <w:t xml:space="preserve">BEGIN downloadable content. Button name: </w:t>
      </w:r>
      <w:r w:rsidR="00D75AC8" w:rsidRPr="00D75AC8">
        <w:rPr>
          <w:rFonts w:ascii="Times New Roman" w:hAnsi="Times New Roman" w:cs="Times New Roman"/>
          <w:b/>
          <w:bCs/>
          <w:color w:val="000000"/>
        </w:rPr>
        <w:t>Postsimulation Activity 2: Feedback on Media</w:t>
      </w:r>
    </w:p>
    <w:p w14:paraId="6C524F84" w14:textId="221AFC56" w:rsidR="00250521" w:rsidRPr="00CE276A" w:rsidRDefault="00D75AC8" w:rsidP="00CE276A">
      <w:pPr>
        <w:spacing w:line="480" w:lineRule="auto"/>
        <w:rPr>
          <w:rFonts w:ascii="Times New Roman" w:hAnsi="Times New Roman" w:cs="Times New Roman"/>
          <w:color w:val="000000"/>
        </w:rPr>
      </w:pPr>
      <w:r>
        <w:rPr>
          <w:rFonts w:ascii="Times New Roman" w:hAnsi="Times New Roman" w:cs="Times New Roman"/>
          <w:color w:val="000000"/>
        </w:rPr>
        <w:t>&lt;title&gt;</w:t>
      </w:r>
      <w:r w:rsidR="00DE4F3D" w:rsidRPr="00CE276A">
        <w:rPr>
          <w:rFonts w:ascii="Times New Roman" w:hAnsi="Times New Roman" w:cs="Times New Roman"/>
          <w:color w:val="000000"/>
        </w:rPr>
        <w:t>Postsimulation</w:t>
      </w:r>
      <w:r w:rsidR="63BDDA00" w:rsidRPr="00CE276A">
        <w:rPr>
          <w:rFonts w:ascii="Times New Roman" w:hAnsi="Times New Roman" w:cs="Times New Roman"/>
          <w:color w:val="000000"/>
        </w:rPr>
        <w:t xml:space="preserve"> Activity 2</w:t>
      </w:r>
      <w:r w:rsidR="00F24F08" w:rsidRPr="00CE276A">
        <w:rPr>
          <w:rFonts w:ascii="Times New Roman" w:hAnsi="Times New Roman" w:cs="Times New Roman"/>
          <w:color w:val="000000"/>
        </w:rPr>
        <w:t>:</w:t>
      </w:r>
      <w:r w:rsidR="63BDDA00" w:rsidRPr="00CE276A">
        <w:rPr>
          <w:rFonts w:ascii="Times New Roman" w:hAnsi="Times New Roman" w:cs="Times New Roman"/>
          <w:color w:val="000000"/>
        </w:rPr>
        <w:t xml:space="preserve"> Feedback on Media</w:t>
      </w:r>
    </w:p>
    <w:p w14:paraId="4560D010" w14:textId="77777777" w:rsidR="00D75AC8" w:rsidRDefault="00D75AC8" w:rsidP="00D75AC8">
      <w:pPr>
        <w:spacing w:line="480" w:lineRule="auto"/>
        <w:rPr>
          <w:rFonts w:ascii="Times New Roman" w:hAnsi="Times New Roman" w:cs="Times New Roman"/>
          <w:color w:val="000000"/>
        </w:rPr>
      </w:pPr>
      <w:r w:rsidRPr="00D75AC8">
        <w:rPr>
          <w:rFonts w:ascii="Times New Roman" w:hAnsi="Times New Roman" w:cs="Times New Roman"/>
          <w:color w:val="000000"/>
        </w:rPr>
        <w:t>Submit your feedback or reaction to one of the items below. Approximately 250 words (one page).</w:t>
      </w:r>
    </w:p>
    <w:p w14:paraId="74D360E5" w14:textId="601E1AFA" w:rsidR="00D75AC8" w:rsidRPr="00CC674F" w:rsidRDefault="00CC674F" w:rsidP="00CC674F">
      <w:pPr>
        <w:pStyle w:val="ListParagraph"/>
        <w:spacing w:line="480" w:lineRule="auto"/>
        <w:ind w:hanging="360"/>
        <w:rPr>
          <w:rFonts w:ascii="Times New Roman" w:hAnsi="Times New Roman" w:cs="Times New Roman"/>
          <w:color w:val="000000"/>
        </w:rPr>
      </w:pPr>
      <w:commentRangeStart w:id="2"/>
      <w:r w:rsidRPr="00CC674F">
        <w:rPr>
          <w:rFonts w:ascii="Times New Roman" w:hAnsi="Times New Roman" w:cs="Times New Roman"/>
          <w:b/>
          <w:bCs/>
          <w:color w:val="000000"/>
        </w:rPr>
        <w:t>Choice 1:</w:t>
      </w:r>
      <w:r w:rsidRPr="00CC674F">
        <w:rPr>
          <w:rFonts w:ascii="Times New Roman" w:hAnsi="Times New Roman" w:cs="Times New Roman"/>
          <w:color w:val="000000"/>
        </w:rPr>
        <w:t xml:space="preserve"> </w:t>
      </w:r>
      <w:r w:rsidR="00D75AC8" w:rsidRPr="00CC674F">
        <w:rPr>
          <w:rFonts w:ascii="Times New Roman" w:hAnsi="Times New Roman" w:cs="Times New Roman"/>
          <w:color w:val="000000"/>
        </w:rPr>
        <w:t>Miller B. Health and healthcare disparities in the US [Video]. Khan Academy. February 19, 2016. www.khanacademy.org/test-prep/mcat/social-inequality/socialclass/v/health-and-healthcare-disparities-in-the-us</w:t>
      </w:r>
    </w:p>
    <w:p w14:paraId="6C393104" w14:textId="2C48DED7" w:rsidR="00D75AC8" w:rsidRPr="00CC674F" w:rsidRDefault="00CC674F" w:rsidP="00CC674F">
      <w:pPr>
        <w:pStyle w:val="ListParagraph"/>
        <w:spacing w:line="480" w:lineRule="auto"/>
        <w:ind w:hanging="360"/>
        <w:rPr>
          <w:rFonts w:ascii="Times New Roman" w:hAnsi="Times New Roman" w:cs="Times New Roman"/>
          <w:color w:val="000000"/>
        </w:rPr>
      </w:pPr>
      <w:r w:rsidRPr="00CC674F">
        <w:rPr>
          <w:rFonts w:ascii="Times New Roman" w:hAnsi="Times New Roman" w:cs="Times New Roman"/>
          <w:b/>
          <w:bCs/>
          <w:color w:val="000000"/>
        </w:rPr>
        <w:t>Choice 2:</w:t>
      </w:r>
      <w:r w:rsidRPr="00CC674F">
        <w:rPr>
          <w:rFonts w:ascii="Times New Roman" w:hAnsi="Times New Roman" w:cs="Times New Roman"/>
          <w:color w:val="000000"/>
        </w:rPr>
        <w:t xml:space="preserve"> </w:t>
      </w:r>
      <w:r w:rsidR="00D75AC8" w:rsidRPr="00CC674F">
        <w:rPr>
          <w:rFonts w:ascii="Times New Roman" w:hAnsi="Times New Roman" w:cs="Times New Roman"/>
          <w:color w:val="000000"/>
        </w:rPr>
        <w:t>Doctor hotspot. Frontline. www.pbs.org/wgbh/pages/frontline/doctor-hotspot/</w:t>
      </w:r>
    </w:p>
    <w:p w14:paraId="29934808" w14:textId="617DFDC8" w:rsidR="00D75AC8" w:rsidRPr="00FB2CD5" w:rsidRDefault="00CC674F" w:rsidP="00CC674F">
      <w:pPr>
        <w:pStyle w:val="ListParagraph"/>
        <w:spacing w:line="480" w:lineRule="auto"/>
        <w:ind w:hanging="360"/>
        <w:rPr>
          <w:rFonts w:ascii="Times New Roman" w:hAnsi="Times New Roman" w:cs="Times New Roman"/>
          <w:color w:val="000000"/>
        </w:rPr>
      </w:pPr>
      <w:r w:rsidRPr="00CC674F">
        <w:rPr>
          <w:rFonts w:ascii="Times New Roman" w:hAnsi="Times New Roman" w:cs="Times New Roman"/>
          <w:b/>
          <w:bCs/>
          <w:color w:val="000000"/>
        </w:rPr>
        <w:t>Choice 3:</w:t>
      </w:r>
      <w:r w:rsidRPr="00CC674F">
        <w:rPr>
          <w:rFonts w:ascii="Times New Roman" w:hAnsi="Times New Roman" w:cs="Times New Roman"/>
          <w:color w:val="000000"/>
        </w:rPr>
        <w:t xml:space="preserve"> </w:t>
      </w:r>
      <w:r w:rsidR="00D75AC8" w:rsidRPr="00CC674F">
        <w:rPr>
          <w:rFonts w:ascii="Times New Roman" w:hAnsi="Times New Roman" w:cs="Times New Roman"/>
          <w:color w:val="000000"/>
        </w:rPr>
        <w:t>Artiga S, Hinton E. Beyond health care: the role of social determi</w:t>
      </w:r>
      <w:r w:rsidR="00D75AC8" w:rsidRPr="00CC674F">
        <w:rPr>
          <w:rFonts w:ascii="Times New Roman" w:hAnsi="Times New Roman" w:cs="Times New Roman"/>
          <w:color w:val="000000"/>
        </w:rPr>
        <w:softHyphen/>
        <w:t>nants in promoting health and health equity. KFF. May 10, 2018. Accessed March 5, 2024. www.kff.org/racial-equity-and-health-policy/issue-brief/beyond-health-care-the-role-of-social-determinants-in-promoting-health-and-health-equit</w:t>
      </w:r>
      <w:r w:rsidR="00D75AC8" w:rsidRPr="00D75AC8">
        <w:rPr>
          <w:rFonts w:ascii="Times New Roman" w:hAnsi="Times New Roman" w:cs="Times New Roman"/>
          <w:color w:val="000000"/>
        </w:rPr>
        <w:t>y/</w:t>
      </w:r>
      <w:commentRangeEnd w:id="2"/>
      <w:r w:rsidR="003E2799" w:rsidRPr="00FB2CD5">
        <w:rPr>
          <w:rStyle w:val="CommentReference"/>
          <w:rFonts w:ascii="Times New Roman" w:hAnsi="Times New Roman" w:cs="Times New Roman"/>
          <w:color w:val="000000"/>
          <w:sz w:val="24"/>
          <w:szCs w:val="24"/>
        </w:rPr>
        <w:commentReference w:id="2"/>
      </w:r>
    </w:p>
    <w:p w14:paraId="490CABED" w14:textId="77777777" w:rsidR="00DE4F3D" w:rsidRPr="00CE276A" w:rsidRDefault="00DE4F3D" w:rsidP="00D75AC8">
      <w:pPr>
        <w:spacing w:line="480" w:lineRule="auto"/>
        <w:rPr>
          <w:rFonts w:ascii="Times New Roman" w:hAnsi="Times New Roman" w:cs="Times New Roman"/>
          <w:b/>
          <w:bCs/>
          <w:color w:val="000000"/>
        </w:rPr>
      </w:pPr>
      <w:r w:rsidRPr="00CE276A">
        <w:rPr>
          <w:rFonts w:ascii="Times New Roman" w:hAnsi="Times New Roman" w:cs="Times New Roman"/>
          <w:b/>
          <w:bCs/>
          <w:color w:val="000000"/>
        </w:rPr>
        <w:t>\qqEND downloadable content\</w:t>
      </w:r>
    </w:p>
    <w:p w14:paraId="062C7047" w14:textId="77777777" w:rsidR="00DE4F3D" w:rsidRPr="00FB2CD5" w:rsidRDefault="00DE4F3D" w:rsidP="00CE276A">
      <w:pPr>
        <w:spacing w:line="480" w:lineRule="auto"/>
        <w:rPr>
          <w:rFonts w:ascii="Times New Roman" w:hAnsi="Times New Roman" w:cs="Times New Roman"/>
          <w:color w:val="000000"/>
        </w:rPr>
      </w:pPr>
    </w:p>
    <w:p w14:paraId="71DC0AB6" w14:textId="2ACDE8B2" w:rsidR="00DE4F3D" w:rsidRPr="00CE276A" w:rsidRDefault="00DE4F3D" w:rsidP="00CE276A">
      <w:pPr>
        <w:spacing w:line="480" w:lineRule="auto"/>
        <w:rPr>
          <w:rFonts w:ascii="Times New Roman" w:hAnsi="Times New Roman" w:cs="Times New Roman"/>
          <w:b/>
          <w:bCs/>
          <w:color w:val="000000"/>
        </w:rPr>
      </w:pPr>
      <w:r w:rsidRPr="00CE276A">
        <w:rPr>
          <w:rFonts w:ascii="Times New Roman" w:hAnsi="Times New Roman" w:cs="Times New Roman"/>
          <w:b/>
          <w:bCs/>
          <w:color w:val="000000"/>
        </w:rPr>
        <w:lastRenderedPageBreak/>
        <w:t>\qq</w:t>
      </w:r>
      <w:r w:rsidR="00D75AC8">
        <w:rPr>
          <w:rFonts w:ascii="Times New Roman" w:hAnsi="Times New Roman" w:cs="Times New Roman"/>
          <w:b/>
          <w:bCs/>
          <w:color w:val="000000"/>
        </w:rPr>
        <w:t xml:space="preserve">BEGIN downloadable content. Button name: </w:t>
      </w:r>
      <w:r w:rsidR="00D75AC8" w:rsidRPr="00D75AC8">
        <w:rPr>
          <w:rFonts w:ascii="Times New Roman" w:hAnsi="Times New Roman" w:cs="Times New Roman"/>
          <w:b/>
          <w:bCs/>
          <w:color w:val="000000"/>
        </w:rPr>
        <w:t>Postsimulation Activity 3: Self-Assessment</w:t>
      </w:r>
    </w:p>
    <w:p w14:paraId="48423555" w14:textId="0B4ADF75" w:rsidR="00250521" w:rsidRPr="00CE276A" w:rsidRDefault="00D75AC8" w:rsidP="00CE276A">
      <w:pPr>
        <w:spacing w:line="480" w:lineRule="auto"/>
        <w:rPr>
          <w:rFonts w:ascii="Times New Roman" w:hAnsi="Times New Roman" w:cs="Times New Roman"/>
          <w:color w:val="000000"/>
        </w:rPr>
      </w:pPr>
      <w:r>
        <w:rPr>
          <w:rFonts w:ascii="Times New Roman" w:hAnsi="Times New Roman" w:cs="Times New Roman"/>
          <w:color w:val="000000"/>
        </w:rPr>
        <w:t>&lt;title&gt;</w:t>
      </w:r>
      <w:r w:rsidR="00DE4F3D" w:rsidRPr="00CE276A">
        <w:rPr>
          <w:rFonts w:ascii="Times New Roman" w:hAnsi="Times New Roman" w:cs="Times New Roman"/>
          <w:color w:val="000000"/>
        </w:rPr>
        <w:t>Postsimulation</w:t>
      </w:r>
      <w:r w:rsidR="63BDDA00" w:rsidRPr="00CE276A">
        <w:rPr>
          <w:rFonts w:ascii="Times New Roman" w:hAnsi="Times New Roman" w:cs="Times New Roman"/>
          <w:color w:val="000000"/>
        </w:rPr>
        <w:t xml:space="preserve"> Activity 3</w:t>
      </w:r>
      <w:r w:rsidR="00C84E6C" w:rsidRPr="00CE276A">
        <w:rPr>
          <w:rFonts w:ascii="Times New Roman" w:hAnsi="Times New Roman" w:cs="Times New Roman"/>
          <w:color w:val="000000"/>
        </w:rPr>
        <w:t>:</w:t>
      </w:r>
      <w:r w:rsidR="63BDDA00" w:rsidRPr="00CE276A">
        <w:rPr>
          <w:rFonts w:ascii="Times New Roman" w:hAnsi="Times New Roman" w:cs="Times New Roman"/>
          <w:color w:val="000000"/>
        </w:rPr>
        <w:t xml:space="preserve"> Self-</w:t>
      </w:r>
      <w:r>
        <w:rPr>
          <w:rFonts w:ascii="Times New Roman" w:hAnsi="Times New Roman" w:cs="Times New Roman"/>
          <w:color w:val="000000"/>
        </w:rPr>
        <w:t>A</w:t>
      </w:r>
      <w:r w:rsidR="63BDDA00" w:rsidRPr="00CE276A">
        <w:rPr>
          <w:rFonts w:ascii="Times New Roman" w:hAnsi="Times New Roman" w:cs="Times New Roman"/>
          <w:color w:val="000000"/>
        </w:rPr>
        <w:t>ssessment</w:t>
      </w:r>
    </w:p>
    <w:p w14:paraId="3A4F9802" w14:textId="7750755F" w:rsidR="00D75AC8" w:rsidRPr="00CE276A" w:rsidRDefault="00D75AC8" w:rsidP="00D75AC8">
      <w:pPr>
        <w:spacing w:line="480" w:lineRule="auto"/>
        <w:rPr>
          <w:rFonts w:ascii="Times New Roman" w:hAnsi="Times New Roman" w:cs="Times New Roman"/>
          <w:color w:val="000000"/>
        </w:rPr>
      </w:pPr>
      <w:r w:rsidRPr="00D75AC8">
        <w:rPr>
          <w:rFonts w:ascii="Times New Roman" w:hAnsi="Times New Roman" w:cs="Times New Roman"/>
          <w:color w:val="000000"/>
        </w:rPr>
        <w:t>If you did not complete the self-assessment rubric as part of class, please complete the rubric.</w:t>
      </w:r>
    </w:p>
    <w:p w14:paraId="46BCB146" w14:textId="77777777" w:rsidR="00DE4F3D" w:rsidRPr="00CE276A" w:rsidRDefault="00DE4F3D" w:rsidP="00D75AC8">
      <w:pPr>
        <w:spacing w:line="480" w:lineRule="auto"/>
        <w:rPr>
          <w:rFonts w:ascii="Times New Roman" w:hAnsi="Times New Roman" w:cs="Times New Roman"/>
          <w:b/>
          <w:bCs/>
          <w:color w:val="000000"/>
        </w:rPr>
      </w:pPr>
      <w:r w:rsidRPr="00CE276A">
        <w:rPr>
          <w:rFonts w:ascii="Times New Roman" w:hAnsi="Times New Roman" w:cs="Times New Roman"/>
          <w:b/>
          <w:bCs/>
          <w:color w:val="000000"/>
        </w:rPr>
        <w:t>\qqEND downloadable content\</w:t>
      </w:r>
    </w:p>
    <w:p w14:paraId="4FE9B401" w14:textId="77777777" w:rsidR="00DE4F3D" w:rsidRPr="00FB2CD5" w:rsidRDefault="00DE4F3D" w:rsidP="00CE276A">
      <w:pPr>
        <w:spacing w:line="480" w:lineRule="auto"/>
        <w:rPr>
          <w:rFonts w:ascii="Times New Roman" w:hAnsi="Times New Roman" w:cs="Times New Roman"/>
          <w:color w:val="000000"/>
        </w:rPr>
      </w:pPr>
    </w:p>
    <w:p w14:paraId="53AB6194" w14:textId="64B3A762" w:rsidR="00DE4F3D" w:rsidRPr="00CE276A" w:rsidRDefault="00DE4F3D" w:rsidP="00CE276A">
      <w:pPr>
        <w:spacing w:line="480" w:lineRule="auto"/>
        <w:rPr>
          <w:rFonts w:ascii="Times New Roman" w:hAnsi="Times New Roman" w:cs="Times New Roman"/>
          <w:b/>
          <w:bCs/>
          <w:color w:val="000000"/>
        </w:rPr>
      </w:pPr>
      <w:r w:rsidRPr="00CE276A">
        <w:rPr>
          <w:rFonts w:ascii="Times New Roman" w:hAnsi="Times New Roman" w:cs="Times New Roman"/>
          <w:b/>
          <w:bCs/>
          <w:color w:val="000000"/>
        </w:rPr>
        <w:t>\qq</w:t>
      </w:r>
      <w:r w:rsidR="00D75AC8">
        <w:rPr>
          <w:rFonts w:ascii="Times New Roman" w:hAnsi="Times New Roman" w:cs="Times New Roman"/>
          <w:b/>
          <w:bCs/>
          <w:color w:val="000000"/>
        </w:rPr>
        <w:t xml:space="preserve">BEGIN downloadable content. Button name: </w:t>
      </w:r>
      <w:r w:rsidR="00D75AC8" w:rsidRPr="00D75AC8">
        <w:rPr>
          <w:rFonts w:ascii="Times New Roman" w:hAnsi="Times New Roman" w:cs="Times New Roman"/>
          <w:b/>
          <w:bCs/>
          <w:color w:val="000000"/>
        </w:rPr>
        <w:t>Postsimulation Activity 4: Change</w:t>
      </w:r>
    </w:p>
    <w:p w14:paraId="12FBC3DA" w14:textId="5B294DC4" w:rsidR="00250521" w:rsidRPr="00CE276A" w:rsidRDefault="00D75AC8" w:rsidP="00CE276A">
      <w:pPr>
        <w:spacing w:line="480" w:lineRule="auto"/>
        <w:rPr>
          <w:rFonts w:ascii="Times New Roman" w:hAnsi="Times New Roman" w:cs="Times New Roman"/>
          <w:color w:val="000000"/>
        </w:rPr>
      </w:pPr>
      <w:r>
        <w:rPr>
          <w:rFonts w:ascii="Times New Roman" w:hAnsi="Times New Roman" w:cs="Times New Roman"/>
          <w:color w:val="000000"/>
        </w:rPr>
        <w:t>&lt;title&gt;</w:t>
      </w:r>
      <w:r w:rsidR="00DE4F3D" w:rsidRPr="00CE276A">
        <w:rPr>
          <w:rFonts w:ascii="Times New Roman" w:hAnsi="Times New Roman" w:cs="Times New Roman"/>
          <w:color w:val="000000"/>
        </w:rPr>
        <w:t>Postsimulation</w:t>
      </w:r>
      <w:r w:rsidR="63BDDA00" w:rsidRPr="00CE276A">
        <w:rPr>
          <w:rFonts w:ascii="Times New Roman" w:hAnsi="Times New Roman" w:cs="Times New Roman"/>
          <w:color w:val="000000"/>
        </w:rPr>
        <w:t xml:space="preserve"> Activity 4</w:t>
      </w:r>
      <w:r w:rsidR="00C84E6C" w:rsidRPr="00CE276A">
        <w:rPr>
          <w:rFonts w:ascii="Times New Roman" w:hAnsi="Times New Roman" w:cs="Times New Roman"/>
          <w:color w:val="000000"/>
        </w:rPr>
        <w:t>:</w:t>
      </w:r>
      <w:r w:rsidR="63BDDA00" w:rsidRPr="00CE276A">
        <w:rPr>
          <w:rFonts w:ascii="Times New Roman" w:hAnsi="Times New Roman" w:cs="Times New Roman"/>
          <w:color w:val="000000"/>
        </w:rPr>
        <w:t xml:space="preserve"> Change</w:t>
      </w:r>
    </w:p>
    <w:p w14:paraId="3F147C5E" w14:textId="77777777" w:rsidR="00D75AC8" w:rsidRPr="00FB2CD5" w:rsidRDefault="00D75AC8" w:rsidP="00FB2CD5">
      <w:pPr>
        <w:pStyle w:val="ListParagraph"/>
        <w:numPr>
          <w:ilvl w:val="0"/>
          <w:numId w:val="30"/>
        </w:numPr>
        <w:spacing w:line="480" w:lineRule="auto"/>
        <w:rPr>
          <w:rFonts w:ascii="Times New Roman" w:hAnsi="Times New Roman" w:cs="Times New Roman"/>
          <w:color w:val="000000"/>
        </w:rPr>
      </w:pPr>
      <w:r w:rsidRPr="00FB2CD5">
        <w:rPr>
          <w:rFonts w:ascii="Times New Roman" w:hAnsi="Times New Roman" w:cs="Times New Roman"/>
          <w:color w:val="000000"/>
        </w:rPr>
        <w:t>What is one change that an AT could do to make this care specifically or athletic training care generally more equitable?</w:t>
      </w:r>
    </w:p>
    <w:p w14:paraId="0FF3F120" w14:textId="77777777" w:rsidR="00D75AC8" w:rsidRPr="00FB2CD5" w:rsidRDefault="00D75AC8" w:rsidP="00FB2CD5">
      <w:pPr>
        <w:pStyle w:val="ListParagraph"/>
        <w:numPr>
          <w:ilvl w:val="0"/>
          <w:numId w:val="30"/>
        </w:numPr>
        <w:spacing w:line="480" w:lineRule="auto"/>
        <w:rPr>
          <w:rFonts w:ascii="Times New Roman" w:hAnsi="Times New Roman" w:cs="Times New Roman"/>
          <w:color w:val="000000"/>
        </w:rPr>
      </w:pPr>
      <w:r w:rsidRPr="00FB2CD5">
        <w:rPr>
          <w:rFonts w:ascii="Times New Roman" w:hAnsi="Times New Roman" w:cs="Times New Roman"/>
          <w:color w:val="000000"/>
        </w:rPr>
        <w:t>What is one change that an institution (e.g., a university) could make to provide care specifically or athletic training care generally more equitable?</w:t>
      </w:r>
    </w:p>
    <w:p w14:paraId="1C761D56" w14:textId="77777777" w:rsidR="00D75AC8" w:rsidRPr="00FB2CD5" w:rsidRDefault="00D75AC8" w:rsidP="00FB2CD5">
      <w:pPr>
        <w:pStyle w:val="ListParagraph"/>
        <w:numPr>
          <w:ilvl w:val="0"/>
          <w:numId w:val="30"/>
        </w:numPr>
        <w:spacing w:line="480" w:lineRule="auto"/>
        <w:rPr>
          <w:rFonts w:ascii="Times New Roman" w:hAnsi="Times New Roman" w:cs="Times New Roman"/>
          <w:color w:val="000000"/>
        </w:rPr>
      </w:pPr>
      <w:r w:rsidRPr="00FB2CD5">
        <w:rPr>
          <w:rFonts w:ascii="Times New Roman" w:hAnsi="Times New Roman" w:cs="Times New Roman"/>
          <w:color w:val="000000"/>
        </w:rPr>
        <w:t>What is one political change that could be made to make this care specifically or athletic training care generally more equitable?</w:t>
      </w:r>
    </w:p>
    <w:p w14:paraId="655206C3" w14:textId="31EE218D" w:rsidR="0091057E" w:rsidRPr="00CE276A" w:rsidRDefault="00DE4F3D" w:rsidP="00D75AC8">
      <w:pPr>
        <w:spacing w:line="480" w:lineRule="auto"/>
        <w:rPr>
          <w:rFonts w:ascii="Times New Roman" w:hAnsi="Times New Roman" w:cs="Times New Roman"/>
          <w:color w:val="000000"/>
        </w:rPr>
      </w:pPr>
      <w:r w:rsidRPr="00CE276A">
        <w:rPr>
          <w:rFonts w:ascii="Times New Roman" w:hAnsi="Times New Roman" w:cs="Times New Roman"/>
          <w:b/>
          <w:bCs/>
          <w:color w:val="000000"/>
        </w:rPr>
        <w:t>\qqEND downloadable content\</w:t>
      </w:r>
    </w:p>
    <w:sectPr w:rsidR="0091057E" w:rsidRPr="00CE276A" w:rsidSect="00CE276A">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na Seaman" w:date="2026-08-14T09:17:00Z" w:initials="AS">
    <w:p w14:paraId="714EE047" w14:textId="77777777" w:rsidR="003E2799" w:rsidRDefault="003E2799" w:rsidP="003E2799">
      <w:pPr>
        <w:pStyle w:val="CommentText"/>
      </w:pPr>
      <w:r>
        <w:rPr>
          <w:rStyle w:val="CommentReference"/>
        </w:rPr>
        <w:annotationRef/>
      </w:r>
      <w:r>
        <w:t>Claire: Make sure your list is formatted like this in your build.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4EE0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8B7421" w16cex:dateUtc="2026-08-14T14: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4EE047" w16cid:durableId="4C8B742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FC61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EE71CB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4CDB5D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BEC6AA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C869B2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57B69A6"/>
    <w:multiLevelType w:val="hybridMultilevel"/>
    <w:tmpl w:val="9FDE7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F94B7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A1B5C59"/>
    <w:multiLevelType w:val="hybridMultilevel"/>
    <w:tmpl w:val="19567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8B2C6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3776415"/>
    <w:multiLevelType w:val="hybridMultilevel"/>
    <w:tmpl w:val="6C5EF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2823B9"/>
    <w:multiLevelType w:val="hybridMultilevel"/>
    <w:tmpl w:val="480A0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0072BB"/>
    <w:multiLevelType w:val="hybridMultilevel"/>
    <w:tmpl w:val="5CFA80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9870DF"/>
    <w:multiLevelType w:val="hybridMultilevel"/>
    <w:tmpl w:val="BE9C0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901E0D"/>
    <w:multiLevelType w:val="hybridMultilevel"/>
    <w:tmpl w:val="42C29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003678"/>
    <w:multiLevelType w:val="hybridMultilevel"/>
    <w:tmpl w:val="C16CF33A"/>
    <w:lvl w:ilvl="0" w:tplc="87CE69E6">
      <w:start w:val="1"/>
      <w:numFmt w:val="bullet"/>
      <w:lvlText w:val=""/>
      <w:lvlJc w:val="left"/>
      <w:pPr>
        <w:ind w:left="720" w:hanging="360"/>
      </w:pPr>
      <w:rPr>
        <w:rFonts w:ascii="Symbol" w:hAnsi="Symbol" w:hint="default"/>
      </w:rPr>
    </w:lvl>
    <w:lvl w:ilvl="1" w:tplc="310015BC">
      <w:start w:val="1"/>
      <w:numFmt w:val="bullet"/>
      <w:lvlText w:val="o"/>
      <w:lvlJc w:val="left"/>
      <w:pPr>
        <w:ind w:left="1440" w:hanging="360"/>
      </w:pPr>
      <w:rPr>
        <w:rFonts w:ascii="Courier New" w:hAnsi="Courier New" w:hint="default"/>
      </w:rPr>
    </w:lvl>
    <w:lvl w:ilvl="2" w:tplc="25DCDF5E">
      <w:start w:val="1"/>
      <w:numFmt w:val="bullet"/>
      <w:lvlText w:val=""/>
      <w:lvlJc w:val="left"/>
      <w:pPr>
        <w:ind w:left="2160" w:hanging="360"/>
      </w:pPr>
      <w:rPr>
        <w:rFonts w:ascii="Wingdings" w:hAnsi="Wingdings" w:hint="default"/>
      </w:rPr>
    </w:lvl>
    <w:lvl w:ilvl="3" w:tplc="96361610">
      <w:start w:val="1"/>
      <w:numFmt w:val="bullet"/>
      <w:lvlText w:val=""/>
      <w:lvlJc w:val="left"/>
      <w:pPr>
        <w:ind w:left="2880" w:hanging="360"/>
      </w:pPr>
      <w:rPr>
        <w:rFonts w:ascii="Symbol" w:hAnsi="Symbol" w:hint="default"/>
      </w:rPr>
    </w:lvl>
    <w:lvl w:ilvl="4" w:tplc="C7F0C576">
      <w:start w:val="1"/>
      <w:numFmt w:val="bullet"/>
      <w:lvlText w:val="o"/>
      <w:lvlJc w:val="left"/>
      <w:pPr>
        <w:ind w:left="3600" w:hanging="360"/>
      </w:pPr>
      <w:rPr>
        <w:rFonts w:ascii="Courier New" w:hAnsi="Courier New" w:hint="default"/>
      </w:rPr>
    </w:lvl>
    <w:lvl w:ilvl="5" w:tplc="F5926D56">
      <w:start w:val="1"/>
      <w:numFmt w:val="bullet"/>
      <w:lvlText w:val=""/>
      <w:lvlJc w:val="left"/>
      <w:pPr>
        <w:ind w:left="4320" w:hanging="360"/>
      </w:pPr>
      <w:rPr>
        <w:rFonts w:ascii="Wingdings" w:hAnsi="Wingdings" w:hint="default"/>
      </w:rPr>
    </w:lvl>
    <w:lvl w:ilvl="6" w:tplc="1CF677EA">
      <w:start w:val="1"/>
      <w:numFmt w:val="bullet"/>
      <w:lvlText w:val=""/>
      <w:lvlJc w:val="left"/>
      <w:pPr>
        <w:ind w:left="5040" w:hanging="360"/>
      </w:pPr>
      <w:rPr>
        <w:rFonts w:ascii="Symbol" w:hAnsi="Symbol" w:hint="default"/>
      </w:rPr>
    </w:lvl>
    <w:lvl w:ilvl="7" w:tplc="B6A8B9DE">
      <w:start w:val="1"/>
      <w:numFmt w:val="bullet"/>
      <w:lvlText w:val="o"/>
      <w:lvlJc w:val="left"/>
      <w:pPr>
        <w:ind w:left="5760" w:hanging="360"/>
      </w:pPr>
      <w:rPr>
        <w:rFonts w:ascii="Courier New" w:hAnsi="Courier New" w:hint="default"/>
      </w:rPr>
    </w:lvl>
    <w:lvl w:ilvl="8" w:tplc="FFB086A4">
      <w:start w:val="1"/>
      <w:numFmt w:val="bullet"/>
      <w:lvlText w:val=""/>
      <w:lvlJc w:val="left"/>
      <w:pPr>
        <w:ind w:left="6480" w:hanging="360"/>
      </w:pPr>
      <w:rPr>
        <w:rFonts w:ascii="Wingdings" w:hAnsi="Wingdings" w:hint="default"/>
      </w:rPr>
    </w:lvl>
  </w:abstractNum>
  <w:abstractNum w:abstractNumId="15" w15:restartNumberingAfterBreak="0">
    <w:nsid w:val="2CC821A3"/>
    <w:multiLevelType w:val="hybridMultilevel"/>
    <w:tmpl w:val="2146F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8E544D"/>
    <w:multiLevelType w:val="hybridMultilevel"/>
    <w:tmpl w:val="9E467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097548"/>
    <w:multiLevelType w:val="hybridMultilevel"/>
    <w:tmpl w:val="39EA376A"/>
    <w:lvl w:ilvl="0" w:tplc="46F205CA">
      <w:numFmt w:val="bullet"/>
      <w:lvlText w:val="•"/>
      <w:lvlJc w:val="left"/>
      <w:pPr>
        <w:ind w:left="720" w:hanging="360"/>
      </w:pPr>
      <w:rPr>
        <w:rFonts w:ascii="Symbol" w:eastAsia="Symbol" w:hAnsi="Symbol" w:cs="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DA2B3C"/>
    <w:multiLevelType w:val="hybridMultilevel"/>
    <w:tmpl w:val="995CC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FDA66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B912C8C"/>
    <w:multiLevelType w:val="hybridMultilevel"/>
    <w:tmpl w:val="D5FA6504"/>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4FBD3FD6"/>
    <w:multiLevelType w:val="hybridMultilevel"/>
    <w:tmpl w:val="6DAA8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F8781B"/>
    <w:multiLevelType w:val="hybridMultilevel"/>
    <w:tmpl w:val="CC04357A"/>
    <w:lvl w:ilvl="0" w:tplc="FAE23F00">
      <w:start w:val="1"/>
      <w:numFmt w:val="bullet"/>
      <w:lvlText w:val="•"/>
      <w:lvlJc w:val="left"/>
      <w:pPr>
        <w:tabs>
          <w:tab w:val="num" w:pos="720"/>
        </w:tabs>
        <w:ind w:left="720" w:hanging="360"/>
      </w:pPr>
      <w:rPr>
        <w:rFonts w:ascii="Arial" w:hAnsi="Arial" w:hint="default"/>
      </w:rPr>
    </w:lvl>
    <w:lvl w:ilvl="1" w:tplc="6134A3E4" w:tentative="1">
      <w:start w:val="1"/>
      <w:numFmt w:val="bullet"/>
      <w:lvlText w:val="•"/>
      <w:lvlJc w:val="left"/>
      <w:pPr>
        <w:tabs>
          <w:tab w:val="num" w:pos="1440"/>
        </w:tabs>
        <w:ind w:left="1440" w:hanging="360"/>
      </w:pPr>
      <w:rPr>
        <w:rFonts w:ascii="Arial" w:hAnsi="Arial" w:hint="default"/>
      </w:rPr>
    </w:lvl>
    <w:lvl w:ilvl="2" w:tplc="136C89EE" w:tentative="1">
      <w:start w:val="1"/>
      <w:numFmt w:val="bullet"/>
      <w:lvlText w:val="•"/>
      <w:lvlJc w:val="left"/>
      <w:pPr>
        <w:tabs>
          <w:tab w:val="num" w:pos="2160"/>
        </w:tabs>
        <w:ind w:left="2160" w:hanging="360"/>
      </w:pPr>
      <w:rPr>
        <w:rFonts w:ascii="Arial" w:hAnsi="Arial" w:hint="default"/>
      </w:rPr>
    </w:lvl>
    <w:lvl w:ilvl="3" w:tplc="D8E69F50" w:tentative="1">
      <w:start w:val="1"/>
      <w:numFmt w:val="bullet"/>
      <w:lvlText w:val="•"/>
      <w:lvlJc w:val="left"/>
      <w:pPr>
        <w:tabs>
          <w:tab w:val="num" w:pos="2880"/>
        </w:tabs>
        <w:ind w:left="2880" w:hanging="360"/>
      </w:pPr>
      <w:rPr>
        <w:rFonts w:ascii="Arial" w:hAnsi="Arial" w:hint="default"/>
      </w:rPr>
    </w:lvl>
    <w:lvl w:ilvl="4" w:tplc="5E90255E" w:tentative="1">
      <w:start w:val="1"/>
      <w:numFmt w:val="bullet"/>
      <w:lvlText w:val="•"/>
      <w:lvlJc w:val="left"/>
      <w:pPr>
        <w:tabs>
          <w:tab w:val="num" w:pos="3600"/>
        </w:tabs>
        <w:ind w:left="3600" w:hanging="360"/>
      </w:pPr>
      <w:rPr>
        <w:rFonts w:ascii="Arial" w:hAnsi="Arial" w:hint="default"/>
      </w:rPr>
    </w:lvl>
    <w:lvl w:ilvl="5" w:tplc="F2A89916" w:tentative="1">
      <w:start w:val="1"/>
      <w:numFmt w:val="bullet"/>
      <w:lvlText w:val="•"/>
      <w:lvlJc w:val="left"/>
      <w:pPr>
        <w:tabs>
          <w:tab w:val="num" w:pos="4320"/>
        </w:tabs>
        <w:ind w:left="4320" w:hanging="360"/>
      </w:pPr>
      <w:rPr>
        <w:rFonts w:ascii="Arial" w:hAnsi="Arial" w:hint="default"/>
      </w:rPr>
    </w:lvl>
    <w:lvl w:ilvl="6" w:tplc="8A2E8B3E" w:tentative="1">
      <w:start w:val="1"/>
      <w:numFmt w:val="bullet"/>
      <w:lvlText w:val="•"/>
      <w:lvlJc w:val="left"/>
      <w:pPr>
        <w:tabs>
          <w:tab w:val="num" w:pos="5040"/>
        </w:tabs>
        <w:ind w:left="5040" w:hanging="360"/>
      </w:pPr>
      <w:rPr>
        <w:rFonts w:ascii="Arial" w:hAnsi="Arial" w:hint="default"/>
      </w:rPr>
    </w:lvl>
    <w:lvl w:ilvl="7" w:tplc="6FBE37BA" w:tentative="1">
      <w:start w:val="1"/>
      <w:numFmt w:val="bullet"/>
      <w:lvlText w:val="•"/>
      <w:lvlJc w:val="left"/>
      <w:pPr>
        <w:tabs>
          <w:tab w:val="num" w:pos="5760"/>
        </w:tabs>
        <w:ind w:left="5760" w:hanging="360"/>
      </w:pPr>
      <w:rPr>
        <w:rFonts w:ascii="Arial" w:hAnsi="Arial" w:hint="default"/>
      </w:rPr>
    </w:lvl>
    <w:lvl w:ilvl="8" w:tplc="4266CAE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0EA3F73"/>
    <w:multiLevelType w:val="hybridMultilevel"/>
    <w:tmpl w:val="C5946DBC"/>
    <w:lvl w:ilvl="0" w:tplc="338E1608">
      <w:start w:val="1"/>
      <w:numFmt w:val="bullet"/>
      <w:lvlText w:val="•"/>
      <w:lvlJc w:val="left"/>
      <w:pPr>
        <w:tabs>
          <w:tab w:val="num" w:pos="720"/>
        </w:tabs>
        <w:ind w:left="720" w:hanging="360"/>
      </w:pPr>
      <w:rPr>
        <w:rFonts w:ascii="Arial" w:hAnsi="Arial" w:hint="default"/>
      </w:rPr>
    </w:lvl>
    <w:lvl w:ilvl="1" w:tplc="7200F8C6" w:tentative="1">
      <w:start w:val="1"/>
      <w:numFmt w:val="bullet"/>
      <w:lvlText w:val="•"/>
      <w:lvlJc w:val="left"/>
      <w:pPr>
        <w:tabs>
          <w:tab w:val="num" w:pos="1440"/>
        </w:tabs>
        <w:ind w:left="1440" w:hanging="360"/>
      </w:pPr>
      <w:rPr>
        <w:rFonts w:ascii="Arial" w:hAnsi="Arial" w:hint="default"/>
      </w:rPr>
    </w:lvl>
    <w:lvl w:ilvl="2" w:tplc="5B483F74" w:tentative="1">
      <w:start w:val="1"/>
      <w:numFmt w:val="bullet"/>
      <w:lvlText w:val="•"/>
      <w:lvlJc w:val="left"/>
      <w:pPr>
        <w:tabs>
          <w:tab w:val="num" w:pos="2160"/>
        </w:tabs>
        <w:ind w:left="2160" w:hanging="360"/>
      </w:pPr>
      <w:rPr>
        <w:rFonts w:ascii="Arial" w:hAnsi="Arial" w:hint="default"/>
      </w:rPr>
    </w:lvl>
    <w:lvl w:ilvl="3" w:tplc="D85E05AC" w:tentative="1">
      <w:start w:val="1"/>
      <w:numFmt w:val="bullet"/>
      <w:lvlText w:val="•"/>
      <w:lvlJc w:val="left"/>
      <w:pPr>
        <w:tabs>
          <w:tab w:val="num" w:pos="2880"/>
        </w:tabs>
        <w:ind w:left="2880" w:hanging="360"/>
      </w:pPr>
      <w:rPr>
        <w:rFonts w:ascii="Arial" w:hAnsi="Arial" w:hint="default"/>
      </w:rPr>
    </w:lvl>
    <w:lvl w:ilvl="4" w:tplc="12C8D170" w:tentative="1">
      <w:start w:val="1"/>
      <w:numFmt w:val="bullet"/>
      <w:lvlText w:val="•"/>
      <w:lvlJc w:val="left"/>
      <w:pPr>
        <w:tabs>
          <w:tab w:val="num" w:pos="3600"/>
        </w:tabs>
        <w:ind w:left="3600" w:hanging="360"/>
      </w:pPr>
      <w:rPr>
        <w:rFonts w:ascii="Arial" w:hAnsi="Arial" w:hint="default"/>
      </w:rPr>
    </w:lvl>
    <w:lvl w:ilvl="5" w:tplc="4552E8AE" w:tentative="1">
      <w:start w:val="1"/>
      <w:numFmt w:val="bullet"/>
      <w:lvlText w:val="•"/>
      <w:lvlJc w:val="left"/>
      <w:pPr>
        <w:tabs>
          <w:tab w:val="num" w:pos="4320"/>
        </w:tabs>
        <w:ind w:left="4320" w:hanging="360"/>
      </w:pPr>
      <w:rPr>
        <w:rFonts w:ascii="Arial" w:hAnsi="Arial" w:hint="default"/>
      </w:rPr>
    </w:lvl>
    <w:lvl w:ilvl="6" w:tplc="DDCEB4D4" w:tentative="1">
      <w:start w:val="1"/>
      <w:numFmt w:val="bullet"/>
      <w:lvlText w:val="•"/>
      <w:lvlJc w:val="left"/>
      <w:pPr>
        <w:tabs>
          <w:tab w:val="num" w:pos="5040"/>
        </w:tabs>
        <w:ind w:left="5040" w:hanging="360"/>
      </w:pPr>
      <w:rPr>
        <w:rFonts w:ascii="Arial" w:hAnsi="Arial" w:hint="default"/>
      </w:rPr>
    </w:lvl>
    <w:lvl w:ilvl="7" w:tplc="C3D8AB08" w:tentative="1">
      <w:start w:val="1"/>
      <w:numFmt w:val="bullet"/>
      <w:lvlText w:val="•"/>
      <w:lvlJc w:val="left"/>
      <w:pPr>
        <w:tabs>
          <w:tab w:val="num" w:pos="5760"/>
        </w:tabs>
        <w:ind w:left="5760" w:hanging="360"/>
      </w:pPr>
      <w:rPr>
        <w:rFonts w:ascii="Arial" w:hAnsi="Arial" w:hint="default"/>
      </w:rPr>
    </w:lvl>
    <w:lvl w:ilvl="8" w:tplc="F586999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1B1090C"/>
    <w:multiLevelType w:val="hybridMultilevel"/>
    <w:tmpl w:val="7BFCF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B876A7"/>
    <w:multiLevelType w:val="hybridMultilevel"/>
    <w:tmpl w:val="1A8CAC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F7201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A0B79F5"/>
    <w:multiLevelType w:val="hybridMultilevel"/>
    <w:tmpl w:val="12023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9229F6"/>
    <w:multiLevelType w:val="hybridMultilevel"/>
    <w:tmpl w:val="249A9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C87F20"/>
    <w:multiLevelType w:val="hybridMultilevel"/>
    <w:tmpl w:val="6D1A000A"/>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35394910">
    <w:abstractNumId w:val="14"/>
  </w:num>
  <w:num w:numId="2" w16cid:durableId="1207765242">
    <w:abstractNumId w:val="10"/>
  </w:num>
  <w:num w:numId="3" w16cid:durableId="905997666">
    <w:abstractNumId w:val="17"/>
  </w:num>
  <w:num w:numId="4" w16cid:durableId="1954822591">
    <w:abstractNumId w:val="28"/>
  </w:num>
  <w:num w:numId="5" w16cid:durableId="80759983">
    <w:abstractNumId w:val="25"/>
  </w:num>
  <w:num w:numId="6" w16cid:durableId="1354576523">
    <w:abstractNumId w:val="22"/>
  </w:num>
  <w:num w:numId="7" w16cid:durableId="1298223718">
    <w:abstractNumId w:val="23"/>
  </w:num>
  <w:num w:numId="8" w16cid:durableId="2144542902">
    <w:abstractNumId w:val="13"/>
  </w:num>
  <w:num w:numId="9" w16cid:durableId="1518541503">
    <w:abstractNumId w:val="21"/>
  </w:num>
  <w:num w:numId="10" w16cid:durableId="690108980">
    <w:abstractNumId w:val="7"/>
  </w:num>
  <w:num w:numId="11" w16cid:durableId="996112341">
    <w:abstractNumId w:val="27"/>
  </w:num>
  <w:num w:numId="12" w16cid:durableId="587348513">
    <w:abstractNumId w:val="24"/>
  </w:num>
  <w:num w:numId="13" w16cid:durableId="1924101095">
    <w:abstractNumId w:val="19"/>
  </w:num>
  <w:num w:numId="14" w16cid:durableId="712995850">
    <w:abstractNumId w:val="20"/>
  </w:num>
  <w:num w:numId="15" w16cid:durableId="1835955329">
    <w:abstractNumId w:val="26"/>
  </w:num>
  <w:num w:numId="16" w16cid:durableId="1315719243">
    <w:abstractNumId w:val="15"/>
  </w:num>
  <w:num w:numId="17" w16cid:durableId="43797756">
    <w:abstractNumId w:val="6"/>
  </w:num>
  <w:num w:numId="18" w16cid:durableId="593365129">
    <w:abstractNumId w:val="16"/>
  </w:num>
  <w:num w:numId="19" w16cid:durableId="478808975">
    <w:abstractNumId w:val="1"/>
  </w:num>
  <w:num w:numId="20" w16cid:durableId="1345592951">
    <w:abstractNumId w:val="5"/>
  </w:num>
  <w:num w:numId="21" w16cid:durableId="1537814601">
    <w:abstractNumId w:val="9"/>
  </w:num>
  <w:num w:numId="22" w16cid:durableId="269632613">
    <w:abstractNumId w:val="11"/>
  </w:num>
  <w:num w:numId="23" w16cid:durableId="668094884">
    <w:abstractNumId w:val="8"/>
  </w:num>
  <w:num w:numId="24" w16cid:durableId="1252396000">
    <w:abstractNumId w:val="29"/>
  </w:num>
  <w:num w:numId="25" w16cid:durableId="608855508">
    <w:abstractNumId w:val="4"/>
  </w:num>
  <w:num w:numId="26" w16cid:durableId="1085152516">
    <w:abstractNumId w:val="0"/>
  </w:num>
  <w:num w:numId="27" w16cid:durableId="1339045639">
    <w:abstractNumId w:val="3"/>
  </w:num>
  <w:num w:numId="28" w16cid:durableId="162816557">
    <w:abstractNumId w:val="12"/>
  </w:num>
  <w:num w:numId="29" w16cid:durableId="1480464515">
    <w:abstractNumId w:val="2"/>
  </w:num>
  <w:num w:numId="30" w16cid:durableId="2147159268">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DEE"/>
    <w:rsid w:val="000024BA"/>
    <w:rsid w:val="00003A15"/>
    <w:rsid w:val="00045203"/>
    <w:rsid w:val="00053CC4"/>
    <w:rsid w:val="0005540B"/>
    <w:rsid w:val="000B5BC0"/>
    <w:rsid w:val="000D6FE5"/>
    <w:rsid w:val="000D7B1B"/>
    <w:rsid w:val="000F04F0"/>
    <w:rsid w:val="00120383"/>
    <w:rsid w:val="00135520"/>
    <w:rsid w:val="00150256"/>
    <w:rsid w:val="00153240"/>
    <w:rsid w:val="00157D02"/>
    <w:rsid w:val="001662A0"/>
    <w:rsid w:val="0017229E"/>
    <w:rsid w:val="0018030D"/>
    <w:rsid w:val="00180E2C"/>
    <w:rsid w:val="001818BF"/>
    <w:rsid w:val="00195C29"/>
    <w:rsid w:val="001A5DEE"/>
    <w:rsid w:val="001C4808"/>
    <w:rsid w:val="001C5D98"/>
    <w:rsid w:val="001C6D74"/>
    <w:rsid w:val="001C79FC"/>
    <w:rsid w:val="001E23CB"/>
    <w:rsid w:val="001E2689"/>
    <w:rsid w:val="001E286E"/>
    <w:rsid w:val="001F128C"/>
    <w:rsid w:val="001F459E"/>
    <w:rsid w:val="00201FFE"/>
    <w:rsid w:val="00223D98"/>
    <w:rsid w:val="00230DC5"/>
    <w:rsid w:val="00250521"/>
    <w:rsid w:val="002532E6"/>
    <w:rsid w:val="00255441"/>
    <w:rsid w:val="00265554"/>
    <w:rsid w:val="00274C50"/>
    <w:rsid w:val="0028676F"/>
    <w:rsid w:val="00290C5C"/>
    <w:rsid w:val="00293798"/>
    <w:rsid w:val="002A1587"/>
    <w:rsid w:val="002B0BD2"/>
    <w:rsid w:val="002B6729"/>
    <w:rsid w:val="002D313E"/>
    <w:rsid w:val="002F44F4"/>
    <w:rsid w:val="0030325A"/>
    <w:rsid w:val="00305CEE"/>
    <w:rsid w:val="00313371"/>
    <w:rsid w:val="0031519F"/>
    <w:rsid w:val="00354527"/>
    <w:rsid w:val="003700C9"/>
    <w:rsid w:val="00370A18"/>
    <w:rsid w:val="003727A2"/>
    <w:rsid w:val="003A015C"/>
    <w:rsid w:val="003A0936"/>
    <w:rsid w:val="003C02BA"/>
    <w:rsid w:val="003E2799"/>
    <w:rsid w:val="003E7D7D"/>
    <w:rsid w:val="00404FCD"/>
    <w:rsid w:val="00422D56"/>
    <w:rsid w:val="0044512A"/>
    <w:rsid w:val="00445D6A"/>
    <w:rsid w:val="00457810"/>
    <w:rsid w:val="00462642"/>
    <w:rsid w:val="00462A8D"/>
    <w:rsid w:val="004A307D"/>
    <w:rsid w:val="004C5321"/>
    <w:rsid w:val="004D7014"/>
    <w:rsid w:val="004F7A55"/>
    <w:rsid w:val="00503C02"/>
    <w:rsid w:val="00510E95"/>
    <w:rsid w:val="00522656"/>
    <w:rsid w:val="00526798"/>
    <w:rsid w:val="00534BCA"/>
    <w:rsid w:val="00543021"/>
    <w:rsid w:val="005510B8"/>
    <w:rsid w:val="005545A7"/>
    <w:rsid w:val="005A4EA6"/>
    <w:rsid w:val="005B4075"/>
    <w:rsid w:val="005C5D4C"/>
    <w:rsid w:val="005D456B"/>
    <w:rsid w:val="005E4C3F"/>
    <w:rsid w:val="006061AC"/>
    <w:rsid w:val="00630236"/>
    <w:rsid w:val="006403F7"/>
    <w:rsid w:val="00645791"/>
    <w:rsid w:val="00654B97"/>
    <w:rsid w:val="006648C0"/>
    <w:rsid w:val="00670E51"/>
    <w:rsid w:val="0067619C"/>
    <w:rsid w:val="00694770"/>
    <w:rsid w:val="00695545"/>
    <w:rsid w:val="006B0076"/>
    <w:rsid w:val="006C5D90"/>
    <w:rsid w:val="006E20E5"/>
    <w:rsid w:val="006F0F99"/>
    <w:rsid w:val="00711A6E"/>
    <w:rsid w:val="00730E1C"/>
    <w:rsid w:val="007330EC"/>
    <w:rsid w:val="0074146C"/>
    <w:rsid w:val="00750995"/>
    <w:rsid w:val="00752DB4"/>
    <w:rsid w:val="007668BD"/>
    <w:rsid w:val="00791C6F"/>
    <w:rsid w:val="007925C7"/>
    <w:rsid w:val="00797471"/>
    <w:rsid w:val="007A1E82"/>
    <w:rsid w:val="007B6FC3"/>
    <w:rsid w:val="007D3D84"/>
    <w:rsid w:val="007E1692"/>
    <w:rsid w:val="007F1517"/>
    <w:rsid w:val="007F5374"/>
    <w:rsid w:val="0080663F"/>
    <w:rsid w:val="0080734D"/>
    <w:rsid w:val="00820884"/>
    <w:rsid w:val="0084115F"/>
    <w:rsid w:val="00850D45"/>
    <w:rsid w:val="008560CF"/>
    <w:rsid w:val="0086289F"/>
    <w:rsid w:val="00866BED"/>
    <w:rsid w:val="008673BF"/>
    <w:rsid w:val="00882424"/>
    <w:rsid w:val="008856F2"/>
    <w:rsid w:val="008B6EA3"/>
    <w:rsid w:val="008C2C5F"/>
    <w:rsid w:val="008C7567"/>
    <w:rsid w:val="008D1217"/>
    <w:rsid w:val="008E0E35"/>
    <w:rsid w:val="008F2D88"/>
    <w:rsid w:val="008F42E5"/>
    <w:rsid w:val="008F7D4F"/>
    <w:rsid w:val="0091057E"/>
    <w:rsid w:val="00912142"/>
    <w:rsid w:val="00957FF9"/>
    <w:rsid w:val="009665DF"/>
    <w:rsid w:val="00983AE9"/>
    <w:rsid w:val="009A2E26"/>
    <w:rsid w:val="009C4D79"/>
    <w:rsid w:val="009F444D"/>
    <w:rsid w:val="009F62D9"/>
    <w:rsid w:val="00A27508"/>
    <w:rsid w:val="00A46766"/>
    <w:rsid w:val="00A6109F"/>
    <w:rsid w:val="00A75C2E"/>
    <w:rsid w:val="00AB3701"/>
    <w:rsid w:val="00AD09F0"/>
    <w:rsid w:val="00AE13FD"/>
    <w:rsid w:val="00AE3795"/>
    <w:rsid w:val="00B06210"/>
    <w:rsid w:val="00B32110"/>
    <w:rsid w:val="00B41D9A"/>
    <w:rsid w:val="00B722BD"/>
    <w:rsid w:val="00B7313B"/>
    <w:rsid w:val="00B8183A"/>
    <w:rsid w:val="00B83C42"/>
    <w:rsid w:val="00B8768B"/>
    <w:rsid w:val="00B877CA"/>
    <w:rsid w:val="00BA1B46"/>
    <w:rsid w:val="00BC66BA"/>
    <w:rsid w:val="00BC773D"/>
    <w:rsid w:val="00BE6D4F"/>
    <w:rsid w:val="00C20FC5"/>
    <w:rsid w:val="00C401E7"/>
    <w:rsid w:val="00C50628"/>
    <w:rsid w:val="00C84E6C"/>
    <w:rsid w:val="00CA0C87"/>
    <w:rsid w:val="00CB443E"/>
    <w:rsid w:val="00CC2E43"/>
    <w:rsid w:val="00CC674F"/>
    <w:rsid w:val="00CD0AD0"/>
    <w:rsid w:val="00CD6B80"/>
    <w:rsid w:val="00CE276A"/>
    <w:rsid w:val="00CF7ACB"/>
    <w:rsid w:val="00D26D14"/>
    <w:rsid w:val="00D33F4D"/>
    <w:rsid w:val="00D37BCE"/>
    <w:rsid w:val="00D633EE"/>
    <w:rsid w:val="00D75AC8"/>
    <w:rsid w:val="00D7613A"/>
    <w:rsid w:val="00D7686D"/>
    <w:rsid w:val="00D84E47"/>
    <w:rsid w:val="00D91DF1"/>
    <w:rsid w:val="00DB0FD4"/>
    <w:rsid w:val="00DB3A1A"/>
    <w:rsid w:val="00DB5910"/>
    <w:rsid w:val="00DB6E8F"/>
    <w:rsid w:val="00DC4F53"/>
    <w:rsid w:val="00DD6A72"/>
    <w:rsid w:val="00DE4F3D"/>
    <w:rsid w:val="00DF06B9"/>
    <w:rsid w:val="00DF2C60"/>
    <w:rsid w:val="00E07A56"/>
    <w:rsid w:val="00E25F1A"/>
    <w:rsid w:val="00E61D08"/>
    <w:rsid w:val="00E71E2A"/>
    <w:rsid w:val="00E74810"/>
    <w:rsid w:val="00E80D55"/>
    <w:rsid w:val="00EA4FB5"/>
    <w:rsid w:val="00EE1765"/>
    <w:rsid w:val="00F0097C"/>
    <w:rsid w:val="00F22C3C"/>
    <w:rsid w:val="00F24F08"/>
    <w:rsid w:val="00F313EC"/>
    <w:rsid w:val="00F41477"/>
    <w:rsid w:val="00F51F3B"/>
    <w:rsid w:val="00F56BF0"/>
    <w:rsid w:val="00F64193"/>
    <w:rsid w:val="00F96D3C"/>
    <w:rsid w:val="00FB2CD5"/>
    <w:rsid w:val="00FB736D"/>
    <w:rsid w:val="00FD7BFA"/>
    <w:rsid w:val="4D46C183"/>
    <w:rsid w:val="55EDCD4C"/>
    <w:rsid w:val="63BDDA00"/>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6CD94"/>
  <w15:chartTrackingRefBased/>
  <w15:docId w15:val="{C143C597-C324-3149-BC9D-13404DD6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D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5D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D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D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D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D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D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D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D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D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5D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D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D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D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DEE"/>
    <w:rPr>
      <w:rFonts w:eastAsiaTheme="majorEastAsia" w:cstheme="majorBidi"/>
      <w:color w:val="272727" w:themeColor="text1" w:themeTint="D8"/>
    </w:rPr>
  </w:style>
  <w:style w:type="paragraph" w:styleId="Title">
    <w:name w:val="Title"/>
    <w:basedOn w:val="Normal"/>
    <w:next w:val="Normal"/>
    <w:link w:val="TitleChar"/>
    <w:uiPriority w:val="10"/>
    <w:qFormat/>
    <w:rsid w:val="001A5D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D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D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5DEE"/>
    <w:rPr>
      <w:i/>
      <w:iCs/>
      <w:color w:val="404040" w:themeColor="text1" w:themeTint="BF"/>
    </w:rPr>
  </w:style>
  <w:style w:type="paragraph" w:styleId="ListParagraph">
    <w:name w:val="List Paragraph"/>
    <w:basedOn w:val="Normal"/>
    <w:uiPriority w:val="34"/>
    <w:qFormat/>
    <w:rsid w:val="001A5DEE"/>
    <w:pPr>
      <w:ind w:left="720"/>
      <w:contextualSpacing/>
    </w:pPr>
  </w:style>
  <w:style w:type="character" w:styleId="IntenseEmphasis">
    <w:name w:val="Intense Emphasis"/>
    <w:basedOn w:val="DefaultParagraphFont"/>
    <w:uiPriority w:val="21"/>
    <w:qFormat/>
    <w:rsid w:val="001A5DEE"/>
    <w:rPr>
      <w:i/>
      <w:iCs/>
      <w:color w:val="0F4761" w:themeColor="accent1" w:themeShade="BF"/>
    </w:rPr>
  </w:style>
  <w:style w:type="paragraph" w:styleId="IntenseQuote">
    <w:name w:val="Intense Quote"/>
    <w:basedOn w:val="Normal"/>
    <w:next w:val="Normal"/>
    <w:link w:val="IntenseQuoteChar"/>
    <w:uiPriority w:val="30"/>
    <w:qFormat/>
    <w:rsid w:val="001A5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DEE"/>
    <w:rPr>
      <w:i/>
      <w:iCs/>
      <w:color w:val="0F4761" w:themeColor="accent1" w:themeShade="BF"/>
    </w:rPr>
  </w:style>
  <w:style w:type="character" w:styleId="IntenseReference">
    <w:name w:val="Intense Reference"/>
    <w:basedOn w:val="DefaultParagraphFont"/>
    <w:uiPriority w:val="32"/>
    <w:qFormat/>
    <w:rsid w:val="001A5DEE"/>
    <w:rPr>
      <w:b/>
      <w:bCs/>
      <w:smallCaps/>
      <w:color w:val="0F4761" w:themeColor="accent1" w:themeShade="BF"/>
      <w:spacing w:val="5"/>
    </w:rPr>
  </w:style>
  <w:style w:type="paragraph" w:styleId="NormalWeb">
    <w:name w:val="Normal (Web)"/>
    <w:basedOn w:val="Normal"/>
    <w:uiPriority w:val="99"/>
    <w:unhideWhenUsed/>
    <w:rsid w:val="001E286E"/>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1E286E"/>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E286E"/>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1E286E"/>
    <w:rPr>
      <w:rFonts w:eastAsiaTheme="minorEastAsia"/>
      <w:kern w:val="0"/>
      <w:sz w:val="22"/>
      <w:szCs w:val="22"/>
      <w:lang w:eastAsia="zh-CN"/>
      <w14:ligatures w14:val="none"/>
    </w:rPr>
  </w:style>
  <w:style w:type="character" w:styleId="Strong">
    <w:name w:val="Strong"/>
    <w:basedOn w:val="DefaultParagraphFont"/>
    <w:uiPriority w:val="22"/>
    <w:qFormat/>
    <w:rsid w:val="00C50628"/>
    <w:rPr>
      <w:b/>
      <w:bCs/>
    </w:rPr>
  </w:style>
  <w:style w:type="character" w:styleId="Hyperlink">
    <w:name w:val="Hyperlink"/>
    <w:basedOn w:val="DefaultParagraphFont"/>
    <w:uiPriority w:val="99"/>
    <w:unhideWhenUsed/>
    <w:rsid w:val="00C50628"/>
    <w:rPr>
      <w:color w:val="0000FF"/>
      <w:u w:val="single"/>
    </w:rPr>
  </w:style>
  <w:style w:type="character" w:customStyle="1" w:styleId="screenreader-only">
    <w:name w:val="screenreader-only"/>
    <w:basedOn w:val="DefaultParagraphFont"/>
    <w:rsid w:val="00C50628"/>
  </w:style>
  <w:style w:type="character" w:styleId="UnresolvedMention">
    <w:name w:val="Unresolved Mention"/>
    <w:basedOn w:val="DefaultParagraphFont"/>
    <w:uiPriority w:val="99"/>
    <w:semiHidden/>
    <w:unhideWhenUsed/>
    <w:rsid w:val="00150256"/>
    <w:rPr>
      <w:color w:val="605E5C"/>
      <w:shd w:val="clear" w:color="auto" w:fill="E1DFDD"/>
    </w:rPr>
  </w:style>
  <w:style w:type="character" w:styleId="CommentReference">
    <w:name w:val="annotation reference"/>
    <w:basedOn w:val="DefaultParagraphFont"/>
    <w:uiPriority w:val="99"/>
    <w:semiHidden/>
    <w:unhideWhenUsed/>
    <w:rsid w:val="00FB736D"/>
    <w:rPr>
      <w:sz w:val="16"/>
      <w:szCs w:val="16"/>
    </w:rPr>
  </w:style>
  <w:style w:type="paragraph" w:styleId="CommentText">
    <w:name w:val="annotation text"/>
    <w:basedOn w:val="Normal"/>
    <w:link w:val="CommentTextChar"/>
    <w:uiPriority w:val="99"/>
    <w:unhideWhenUsed/>
    <w:rsid w:val="00FB736D"/>
    <w:rPr>
      <w:sz w:val="20"/>
      <w:szCs w:val="20"/>
    </w:rPr>
  </w:style>
  <w:style w:type="character" w:customStyle="1" w:styleId="CommentTextChar">
    <w:name w:val="Comment Text Char"/>
    <w:basedOn w:val="DefaultParagraphFont"/>
    <w:link w:val="CommentText"/>
    <w:uiPriority w:val="99"/>
    <w:rsid w:val="00FB736D"/>
    <w:rPr>
      <w:sz w:val="20"/>
      <w:szCs w:val="20"/>
    </w:rPr>
  </w:style>
  <w:style w:type="paragraph" w:styleId="CommentSubject">
    <w:name w:val="annotation subject"/>
    <w:basedOn w:val="CommentText"/>
    <w:next w:val="CommentText"/>
    <w:link w:val="CommentSubjectChar"/>
    <w:uiPriority w:val="99"/>
    <w:semiHidden/>
    <w:unhideWhenUsed/>
    <w:rsid w:val="00FB736D"/>
    <w:rPr>
      <w:b/>
      <w:bCs/>
    </w:rPr>
  </w:style>
  <w:style w:type="character" w:customStyle="1" w:styleId="CommentSubjectChar">
    <w:name w:val="Comment Subject Char"/>
    <w:basedOn w:val="CommentTextChar"/>
    <w:link w:val="CommentSubject"/>
    <w:uiPriority w:val="99"/>
    <w:semiHidden/>
    <w:rsid w:val="00FB736D"/>
    <w:rPr>
      <w:b/>
      <w:bCs/>
      <w:sz w:val="20"/>
      <w:szCs w:val="20"/>
    </w:rPr>
  </w:style>
  <w:style w:type="paragraph" w:styleId="Revision">
    <w:name w:val="Revision"/>
    <w:hidden/>
    <w:uiPriority w:val="99"/>
    <w:semiHidden/>
    <w:rsid w:val="006F0F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37907">
      <w:bodyDiv w:val="1"/>
      <w:marLeft w:val="0"/>
      <w:marRight w:val="0"/>
      <w:marTop w:val="0"/>
      <w:marBottom w:val="0"/>
      <w:divBdr>
        <w:top w:val="none" w:sz="0" w:space="0" w:color="auto"/>
        <w:left w:val="none" w:sz="0" w:space="0" w:color="auto"/>
        <w:bottom w:val="none" w:sz="0" w:space="0" w:color="auto"/>
        <w:right w:val="none" w:sz="0" w:space="0" w:color="auto"/>
      </w:divBdr>
      <w:divsChild>
        <w:div w:id="1506673609">
          <w:marLeft w:val="0"/>
          <w:marRight w:val="0"/>
          <w:marTop w:val="0"/>
          <w:marBottom w:val="0"/>
          <w:divBdr>
            <w:top w:val="none" w:sz="0" w:space="0" w:color="auto"/>
            <w:left w:val="none" w:sz="0" w:space="0" w:color="auto"/>
            <w:bottom w:val="none" w:sz="0" w:space="0" w:color="auto"/>
            <w:right w:val="none" w:sz="0" w:space="0" w:color="auto"/>
          </w:divBdr>
        </w:div>
        <w:div w:id="995114322">
          <w:marLeft w:val="0"/>
          <w:marRight w:val="0"/>
          <w:marTop w:val="0"/>
          <w:marBottom w:val="0"/>
          <w:divBdr>
            <w:top w:val="none" w:sz="0" w:space="0" w:color="auto"/>
            <w:left w:val="none" w:sz="0" w:space="0" w:color="auto"/>
            <w:bottom w:val="none" w:sz="0" w:space="0" w:color="auto"/>
            <w:right w:val="none" w:sz="0" w:space="0" w:color="auto"/>
          </w:divBdr>
        </w:div>
      </w:divsChild>
    </w:div>
    <w:div w:id="138810758">
      <w:bodyDiv w:val="1"/>
      <w:marLeft w:val="0"/>
      <w:marRight w:val="0"/>
      <w:marTop w:val="0"/>
      <w:marBottom w:val="0"/>
      <w:divBdr>
        <w:top w:val="none" w:sz="0" w:space="0" w:color="auto"/>
        <w:left w:val="none" w:sz="0" w:space="0" w:color="auto"/>
        <w:bottom w:val="none" w:sz="0" w:space="0" w:color="auto"/>
        <w:right w:val="none" w:sz="0" w:space="0" w:color="auto"/>
      </w:divBdr>
    </w:div>
    <w:div w:id="213006708">
      <w:bodyDiv w:val="1"/>
      <w:marLeft w:val="0"/>
      <w:marRight w:val="0"/>
      <w:marTop w:val="0"/>
      <w:marBottom w:val="0"/>
      <w:divBdr>
        <w:top w:val="none" w:sz="0" w:space="0" w:color="auto"/>
        <w:left w:val="none" w:sz="0" w:space="0" w:color="auto"/>
        <w:bottom w:val="none" w:sz="0" w:space="0" w:color="auto"/>
        <w:right w:val="none" w:sz="0" w:space="0" w:color="auto"/>
      </w:divBdr>
    </w:div>
    <w:div w:id="243884216">
      <w:bodyDiv w:val="1"/>
      <w:marLeft w:val="0"/>
      <w:marRight w:val="0"/>
      <w:marTop w:val="0"/>
      <w:marBottom w:val="0"/>
      <w:divBdr>
        <w:top w:val="none" w:sz="0" w:space="0" w:color="auto"/>
        <w:left w:val="none" w:sz="0" w:space="0" w:color="auto"/>
        <w:bottom w:val="none" w:sz="0" w:space="0" w:color="auto"/>
        <w:right w:val="none" w:sz="0" w:space="0" w:color="auto"/>
      </w:divBdr>
      <w:divsChild>
        <w:div w:id="215432750">
          <w:marLeft w:val="-720"/>
          <w:marRight w:val="0"/>
          <w:marTop w:val="0"/>
          <w:marBottom w:val="0"/>
          <w:divBdr>
            <w:top w:val="none" w:sz="0" w:space="0" w:color="auto"/>
            <w:left w:val="none" w:sz="0" w:space="0" w:color="auto"/>
            <w:bottom w:val="none" w:sz="0" w:space="0" w:color="auto"/>
            <w:right w:val="none" w:sz="0" w:space="0" w:color="auto"/>
          </w:divBdr>
        </w:div>
      </w:divsChild>
    </w:div>
    <w:div w:id="267198075">
      <w:bodyDiv w:val="1"/>
      <w:marLeft w:val="0"/>
      <w:marRight w:val="0"/>
      <w:marTop w:val="0"/>
      <w:marBottom w:val="0"/>
      <w:divBdr>
        <w:top w:val="none" w:sz="0" w:space="0" w:color="auto"/>
        <w:left w:val="none" w:sz="0" w:space="0" w:color="auto"/>
        <w:bottom w:val="none" w:sz="0" w:space="0" w:color="auto"/>
        <w:right w:val="none" w:sz="0" w:space="0" w:color="auto"/>
      </w:divBdr>
      <w:divsChild>
        <w:div w:id="901914026">
          <w:marLeft w:val="360"/>
          <w:marRight w:val="0"/>
          <w:marTop w:val="200"/>
          <w:marBottom w:val="0"/>
          <w:divBdr>
            <w:top w:val="none" w:sz="0" w:space="0" w:color="auto"/>
            <w:left w:val="none" w:sz="0" w:space="0" w:color="auto"/>
            <w:bottom w:val="none" w:sz="0" w:space="0" w:color="auto"/>
            <w:right w:val="none" w:sz="0" w:space="0" w:color="auto"/>
          </w:divBdr>
        </w:div>
        <w:div w:id="2049337242">
          <w:marLeft w:val="360"/>
          <w:marRight w:val="0"/>
          <w:marTop w:val="200"/>
          <w:marBottom w:val="0"/>
          <w:divBdr>
            <w:top w:val="none" w:sz="0" w:space="0" w:color="auto"/>
            <w:left w:val="none" w:sz="0" w:space="0" w:color="auto"/>
            <w:bottom w:val="none" w:sz="0" w:space="0" w:color="auto"/>
            <w:right w:val="none" w:sz="0" w:space="0" w:color="auto"/>
          </w:divBdr>
        </w:div>
        <w:div w:id="1659185421">
          <w:marLeft w:val="360"/>
          <w:marRight w:val="0"/>
          <w:marTop w:val="200"/>
          <w:marBottom w:val="0"/>
          <w:divBdr>
            <w:top w:val="none" w:sz="0" w:space="0" w:color="auto"/>
            <w:left w:val="none" w:sz="0" w:space="0" w:color="auto"/>
            <w:bottom w:val="none" w:sz="0" w:space="0" w:color="auto"/>
            <w:right w:val="none" w:sz="0" w:space="0" w:color="auto"/>
          </w:divBdr>
        </w:div>
        <w:div w:id="762722275">
          <w:marLeft w:val="360"/>
          <w:marRight w:val="0"/>
          <w:marTop w:val="200"/>
          <w:marBottom w:val="0"/>
          <w:divBdr>
            <w:top w:val="none" w:sz="0" w:space="0" w:color="auto"/>
            <w:left w:val="none" w:sz="0" w:space="0" w:color="auto"/>
            <w:bottom w:val="none" w:sz="0" w:space="0" w:color="auto"/>
            <w:right w:val="none" w:sz="0" w:space="0" w:color="auto"/>
          </w:divBdr>
        </w:div>
      </w:divsChild>
    </w:div>
    <w:div w:id="288128349">
      <w:bodyDiv w:val="1"/>
      <w:marLeft w:val="0"/>
      <w:marRight w:val="0"/>
      <w:marTop w:val="0"/>
      <w:marBottom w:val="0"/>
      <w:divBdr>
        <w:top w:val="none" w:sz="0" w:space="0" w:color="auto"/>
        <w:left w:val="none" w:sz="0" w:space="0" w:color="auto"/>
        <w:bottom w:val="none" w:sz="0" w:space="0" w:color="auto"/>
        <w:right w:val="none" w:sz="0" w:space="0" w:color="auto"/>
      </w:divBdr>
    </w:div>
    <w:div w:id="290479875">
      <w:bodyDiv w:val="1"/>
      <w:marLeft w:val="0"/>
      <w:marRight w:val="0"/>
      <w:marTop w:val="0"/>
      <w:marBottom w:val="0"/>
      <w:divBdr>
        <w:top w:val="none" w:sz="0" w:space="0" w:color="auto"/>
        <w:left w:val="none" w:sz="0" w:space="0" w:color="auto"/>
        <w:bottom w:val="none" w:sz="0" w:space="0" w:color="auto"/>
        <w:right w:val="none" w:sz="0" w:space="0" w:color="auto"/>
      </w:divBdr>
    </w:div>
    <w:div w:id="356004597">
      <w:bodyDiv w:val="1"/>
      <w:marLeft w:val="0"/>
      <w:marRight w:val="0"/>
      <w:marTop w:val="0"/>
      <w:marBottom w:val="0"/>
      <w:divBdr>
        <w:top w:val="none" w:sz="0" w:space="0" w:color="auto"/>
        <w:left w:val="none" w:sz="0" w:space="0" w:color="auto"/>
        <w:bottom w:val="none" w:sz="0" w:space="0" w:color="auto"/>
        <w:right w:val="none" w:sz="0" w:space="0" w:color="auto"/>
      </w:divBdr>
    </w:div>
    <w:div w:id="380440856">
      <w:bodyDiv w:val="1"/>
      <w:marLeft w:val="0"/>
      <w:marRight w:val="0"/>
      <w:marTop w:val="0"/>
      <w:marBottom w:val="0"/>
      <w:divBdr>
        <w:top w:val="none" w:sz="0" w:space="0" w:color="auto"/>
        <w:left w:val="none" w:sz="0" w:space="0" w:color="auto"/>
        <w:bottom w:val="none" w:sz="0" w:space="0" w:color="auto"/>
        <w:right w:val="none" w:sz="0" w:space="0" w:color="auto"/>
      </w:divBdr>
    </w:div>
    <w:div w:id="392627935">
      <w:bodyDiv w:val="1"/>
      <w:marLeft w:val="0"/>
      <w:marRight w:val="0"/>
      <w:marTop w:val="0"/>
      <w:marBottom w:val="0"/>
      <w:divBdr>
        <w:top w:val="none" w:sz="0" w:space="0" w:color="auto"/>
        <w:left w:val="none" w:sz="0" w:space="0" w:color="auto"/>
        <w:bottom w:val="none" w:sz="0" w:space="0" w:color="auto"/>
        <w:right w:val="none" w:sz="0" w:space="0" w:color="auto"/>
      </w:divBdr>
      <w:divsChild>
        <w:div w:id="181821480">
          <w:marLeft w:val="0"/>
          <w:marRight w:val="0"/>
          <w:marTop w:val="0"/>
          <w:marBottom w:val="0"/>
          <w:divBdr>
            <w:top w:val="none" w:sz="0" w:space="0" w:color="auto"/>
            <w:left w:val="none" w:sz="0" w:space="0" w:color="auto"/>
            <w:bottom w:val="none" w:sz="0" w:space="0" w:color="auto"/>
            <w:right w:val="none" w:sz="0" w:space="0" w:color="auto"/>
          </w:divBdr>
          <w:divsChild>
            <w:div w:id="1683240210">
              <w:marLeft w:val="0"/>
              <w:marRight w:val="0"/>
              <w:marTop w:val="0"/>
              <w:marBottom w:val="0"/>
              <w:divBdr>
                <w:top w:val="none" w:sz="0" w:space="0" w:color="auto"/>
                <w:left w:val="none" w:sz="0" w:space="0" w:color="auto"/>
                <w:bottom w:val="none" w:sz="0" w:space="0" w:color="auto"/>
                <w:right w:val="none" w:sz="0" w:space="0" w:color="auto"/>
              </w:divBdr>
              <w:divsChild>
                <w:div w:id="68966761">
                  <w:marLeft w:val="0"/>
                  <w:marRight w:val="0"/>
                  <w:marTop w:val="0"/>
                  <w:marBottom w:val="0"/>
                  <w:divBdr>
                    <w:top w:val="none" w:sz="0" w:space="0" w:color="auto"/>
                    <w:left w:val="none" w:sz="0" w:space="0" w:color="auto"/>
                    <w:bottom w:val="none" w:sz="0" w:space="0" w:color="auto"/>
                    <w:right w:val="none" w:sz="0" w:space="0" w:color="auto"/>
                  </w:divBdr>
                </w:div>
                <w:div w:id="755055252">
                  <w:marLeft w:val="0"/>
                  <w:marRight w:val="0"/>
                  <w:marTop w:val="0"/>
                  <w:marBottom w:val="0"/>
                  <w:divBdr>
                    <w:top w:val="none" w:sz="0" w:space="0" w:color="auto"/>
                    <w:left w:val="none" w:sz="0" w:space="0" w:color="auto"/>
                    <w:bottom w:val="none" w:sz="0" w:space="0" w:color="auto"/>
                    <w:right w:val="none" w:sz="0" w:space="0" w:color="auto"/>
                  </w:divBdr>
                </w:div>
                <w:div w:id="1288582024">
                  <w:marLeft w:val="0"/>
                  <w:marRight w:val="0"/>
                  <w:marTop w:val="0"/>
                  <w:marBottom w:val="0"/>
                  <w:divBdr>
                    <w:top w:val="none" w:sz="0" w:space="0" w:color="auto"/>
                    <w:left w:val="none" w:sz="0" w:space="0" w:color="auto"/>
                    <w:bottom w:val="none" w:sz="0" w:space="0" w:color="auto"/>
                    <w:right w:val="none" w:sz="0" w:space="0" w:color="auto"/>
                  </w:divBdr>
                </w:div>
                <w:div w:id="933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8503">
          <w:marLeft w:val="0"/>
          <w:marRight w:val="0"/>
          <w:marTop w:val="0"/>
          <w:marBottom w:val="0"/>
          <w:divBdr>
            <w:top w:val="none" w:sz="0" w:space="0" w:color="auto"/>
            <w:left w:val="none" w:sz="0" w:space="0" w:color="auto"/>
            <w:bottom w:val="none" w:sz="0" w:space="0" w:color="auto"/>
            <w:right w:val="none" w:sz="0" w:space="0" w:color="auto"/>
          </w:divBdr>
          <w:divsChild>
            <w:div w:id="161968239">
              <w:marLeft w:val="0"/>
              <w:marRight w:val="0"/>
              <w:marTop w:val="0"/>
              <w:marBottom w:val="0"/>
              <w:divBdr>
                <w:top w:val="none" w:sz="0" w:space="0" w:color="auto"/>
                <w:left w:val="none" w:sz="0" w:space="0" w:color="auto"/>
                <w:bottom w:val="none" w:sz="0" w:space="0" w:color="auto"/>
                <w:right w:val="none" w:sz="0" w:space="0" w:color="auto"/>
              </w:divBdr>
              <w:divsChild>
                <w:div w:id="303005652">
                  <w:marLeft w:val="0"/>
                  <w:marRight w:val="0"/>
                  <w:marTop w:val="0"/>
                  <w:marBottom w:val="0"/>
                  <w:divBdr>
                    <w:top w:val="none" w:sz="0" w:space="0" w:color="auto"/>
                    <w:left w:val="none" w:sz="0" w:space="0" w:color="auto"/>
                    <w:bottom w:val="none" w:sz="0" w:space="0" w:color="auto"/>
                    <w:right w:val="none" w:sz="0" w:space="0" w:color="auto"/>
                  </w:divBdr>
                </w:div>
              </w:divsChild>
            </w:div>
            <w:div w:id="312758097">
              <w:marLeft w:val="0"/>
              <w:marRight w:val="0"/>
              <w:marTop w:val="0"/>
              <w:marBottom w:val="0"/>
              <w:divBdr>
                <w:top w:val="none" w:sz="0" w:space="0" w:color="auto"/>
                <w:left w:val="none" w:sz="0" w:space="0" w:color="auto"/>
                <w:bottom w:val="none" w:sz="0" w:space="0" w:color="auto"/>
                <w:right w:val="none" w:sz="0" w:space="0" w:color="auto"/>
              </w:divBdr>
              <w:divsChild>
                <w:div w:id="1303389123">
                  <w:marLeft w:val="0"/>
                  <w:marRight w:val="0"/>
                  <w:marTop w:val="0"/>
                  <w:marBottom w:val="0"/>
                  <w:divBdr>
                    <w:top w:val="none" w:sz="0" w:space="0" w:color="auto"/>
                    <w:left w:val="none" w:sz="0" w:space="0" w:color="auto"/>
                    <w:bottom w:val="none" w:sz="0" w:space="0" w:color="auto"/>
                    <w:right w:val="none" w:sz="0" w:space="0" w:color="auto"/>
                  </w:divBdr>
                  <w:divsChild>
                    <w:div w:id="1847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810718">
      <w:bodyDiv w:val="1"/>
      <w:marLeft w:val="0"/>
      <w:marRight w:val="0"/>
      <w:marTop w:val="0"/>
      <w:marBottom w:val="0"/>
      <w:divBdr>
        <w:top w:val="none" w:sz="0" w:space="0" w:color="auto"/>
        <w:left w:val="none" w:sz="0" w:space="0" w:color="auto"/>
        <w:bottom w:val="none" w:sz="0" w:space="0" w:color="auto"/>
        <w:right w:val="none" w:sz="0" w:space="0" w:color="auto"/>
      </w:divBdr>
      <w:divsChild>
        <w:div w:id="814178957">
          <w:marLeft w:val="0"/>
          <w:marRight w:val="0"/>
          <w:marTop w:val="0"/>
          <w:marBottom w:val="0"/>
          <w:divBdr>
            <w:top w:val="none" w:sz="0" w:space="0" w:color="auto"/>
            <w:left w:val="none" w:sz="0" w:space="0" w:color="auto"/>
            <w:bottom w:val="none" w:sz="0" w:space="0" w:color="auto"/>
            <w:right w:val="none" w:sz="0" w:space="0" w:color="auto"/>
          </w:divBdr>
          <w:divsChild>
            <w:div w:id="339309554">
              <w:marLeft w:val="0"/>
              <w:marRight w:val="0"/>
              <w:marTop w:val="0"/>
              <w:marBottom w:val="0"/>
              <w:divBdr>
                <w:top w:val="none" w:sz="0" w:space="0" w:color="auto"/>
                <w:left w:val="none" w:sz="0" w:space="0" w:color="auto"/>
                <w:bottom w:val="none" w:sz="0" w:space="0" w:color="auto"/>
                <w:right w:val="none" w:sz="0" w:space="0" w:color="auto"/>
              </w:divBdr>
              <w:divsChild>
                <w:div w:id="1126389341">
                  <w:marLeft w:val="0"/>
                  <w:marRight w:val="0"/>
                  <w:marTop w:val="0"/>
                  <w:marBottom w:val="0"/>
                  <w:divBdr>
                    <w:top w:val="none" w:sz="0" w:space="0" w:color="auto"/>
                    <w:left w:val="none" w:sz="0" w:space="0" w:color="auto"/>
                    <w:bottom w:val="none" w:sz="0" w:space="0" w:color="auto"/>
                    <w:right w:val="none" w:sz="0" w:space="0" w:color="auto"/>
                  </w:divBdr>
                </w:div>
                <w:div w:id="1268538767">
                  <w:marLeft w:val="0"/>
                  <w:marRight w:val="0"/>
                  <w:marTop w:val="0"/>
                  <w:marBottom w:val="0"/>
                  <w:divBdr>
                    <w:top w:val="none" w:sz="0" w:space="0" w:color="auto"/>
                    <w:left w:val="none" w:sz="0" w:space="0" w:color="auto"/>
                    <w:bottom w:val="none" w:sz="0" w:space="0" w:color="auto"/>
                    <w:right w:val="none" w:sz="0" w:space="0" w:color="auto"/>
                  </w:divBdr>
                </w:div>
                <w:div w:id="1272012638">
                  <w:marLeft w:val="0"/>
                  <w:marRight w:val="0"/>
                  <w:marTop w:val="0"/>
                  <w:marBottom w:val="0"/>
                  <w:divBdr>
                    <w:top w:val="none" w:sz="0" w:space="0" w:color="auto"/>
                    <w:left w:val="none" w:sz="0" w:space="0" w:color="auto"/>
                    <w:bottom w:val="none" w:sz="0" w:space="0" w:color="auto"/>
                    <w:right w:val="none" w:sz="0" w:space="0" w:color="auto"/>
                  </w:divBdr>
                </w:div>
                <w:div w:id="123053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433252">
          <w:marLeft w:val="0"/>
          <w:marRight w:val="0"/>
          <w:marTop w:val="0"/>
          <w:marBottom w:val="0"/>
          <w:divBdr>
            <w:top w:val="none" w:sz="0" w:space="0" w:color="auto"/>
            <w:left w:val="none" w:sz="0" w:space="0" w:color="auto"/>
            <w:bottom w:val="none" w:sz="0" w:space="0" w:color="auto"/>
            <w:right w:val="none" w:sz="0" w:space="0" w:color="auto"/>
          </w:divBdr>
          <w:divsChild>
            <w:div w:id="401367370">
              <w:marLeft w:val="0"/>
              <w:marRight w:val="0"/>
              <w:marTop w:val="0"/>
              <w:marBottom w:val="0"/>
              <w:divBdr>
                <w:top w:val="none" w:sz="0" w:space="0" w:color="auto"/>
                <w:left w:val="none" w:sz="0" w:space="0" w:color="auto"/>
                <w:bottom w:val="none" w:sz="0" w:space="0" w:color="auto"/>
                <w:right w:val="none" w:sz="0" w:space="0" w:color="auto"/>
              </w:divBdr>
              <w:divsChild>
                <w:div w:id="1361316011">
                  <w:marLeft w:val="0"/>
                  <w:marRight w:val="0"/>
                  <w:marTop w:val="0"/>
                  <w:marBottom w:val="0"/>
                  <w:divBdr>
                    <w:top w:val="none" w:sz="0" w:space="0" w:color="auto"/>
                    <w:left w:val="none" w:sz="0" w:space="0" w:color="auto"/>
                    <w:bottom w:val="none" w:sz="0" w:space="0" w:color="auto"/>
                    <w:right w:val="none" w:sz="0" w:space="0" w:color="auto"/>
                  </w:divBdr>
                </w:div>
              </w:divsChild>
            </w:div>
            <w:div w:id="2030140873">
              <w:marLeft w:val="0"/>
              <w:marRight w:val="0"/>
              <w:marTop w:val="0"/>
              <w:marBottom w:val="0"/>
              <w:divBdr>
                <w:top w:val="none" w:sz="0" w:space="0" w:color="auto"/>
                <w:left w:val="none" w:sz="0" w:space="0" w:color="auto"/>
                <w:bottom w:val="none" w:sz="0" w:space="0" w:color="auto"/>
                <w:right w:val="none" w:sz="0" w:space="0" w:color="auto"/>
              </w:divBdr>
              <w:divsChild>
                <w:div w:id="1323387258">
                  <w:marLeft w:val="0"/>
                  <w:marRight w:val="0"/>
                  <w:marTop w:val="0"/>
                  <w:marBottom w:val="0"/>
                  <w:divBdr>
                    <w:top w:val="none" w:sz="0" w:space="0" w:color="auto"/>
                    <w:left w:val="none" w:sz="0" w:space="0" w:color="auto"/>
                    <w:bottom w:val="none" w:sz="0" w:space="0" w:color="auto"/>
                    <w:right w:val="none" w:sz="0" w:space="0" w:color="auto"/>
                  </w:divBdr>
                  <w:divsChild>
                    <w:div w:id="185907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475987">
      <w:bodyDiv w:val="1"/>
      <w:marLeft w:val="0"/>
      <w:marRight w:val="0"/>
      <w:marTop w:val="0"/>
      <w:marBottom w:val="0"/>
      <w:divBdr>
        <w:top w:val="none" w:sz="0" w:space="0" w:color="auto"/>
        <w:left w:val="none" w:sz="0" w:space="0" w:color="auto"/>
        <w:bottom w:val="none" w:sz="0" w:space="0" w:color="auto"/>
        <w:right w:val="none" w:sz="0" w:space="0" w:color="auto"/>
      </w:divBdr>
    </w:div>
    <w:div w:id="756438271">
      <w:bodyDiv w:val="1"/>
      <w:marLeft w:val="0"/>
      <w:marRight w:val="0"/>
      <w:marTop w:val="0"/>
      <w:marBottom w:val="0"/>
      <w:divBdr>
        <w:top w:val="none" w:sz="0" w:space="0" w:color="auto"/>
        <w:left w:val="none" w:sz="0" w:space="0" w:color="auto"/>
        <w:bottom w:val="none" w:sz="0" w:space="0" w:color="auto"/>
        <w:right w:val="none" w:sz="0" w:space="0" w:color="auto"/>
      </w:divBdr>
    </w:div>
    <w:div w:id="786201064">
      <w:bodyDiv w:val="1"/>
      <w:marLeft w:val="0"/>
      <w:marRight w:val="0"/>
      <w:marTop w:val="0"/>
      <w:marBottom w:val="0"/>
      <w:divBdr>
        <w:top w:val="none" w:sz="0" w:space="0" w:color="auto"/>
        <w:left w:val="none" w:sz="0" w:space="0" w:color="auto"/>
        <w:bottom w:val="none" w:sz="0" w:space="0" w:color="auto"/>
        <w:right w:val="none" w:sz="0" w:space="0" w:color="auto"/>
      </w:divBdr>
    </w:div>
    <w:div w:id="788818591">
      <w:bodyDiv w:val="1"/>
      <w:marLeft w:val="0"/>
      <w:marRight w:val="0"/>
      <w:marTop w:val="0"/>
      <w:marBottom w:val="0"/>
      <w:divBdr>
        <w:top w:val="none" w:sz="0" w:space="0" w:color="auto"/>
        <w:left w:val="none" w:sz="0" w:space="0" w:color="auto"/>
        <w:bottom w:val="none" w:sz="0" w:space="0" w:color="auto"/>
        <w:right w:val="none" w:sz="0" w:space="0" w:color="auto"/>
      </w:divBdr>
      <w:divsChild>
        <w:div w:id="963343716">
          <w:marLeft w:val="-720"/>
          <w:marRight w:val="0"/>
          <w:marTop w:val="0"/>
          <w:marBottom w:val="0"/>
          <w:divBdr>
            <w:top w:val="none" w:sz="0" w:space="0" w:color="auto"/>
            <w:left w:val="none" w:sz="0" w:space="0" w:color="auto"/>
            <w:bottom w:val="none" w:sz="0" w:space="0" w:color="auto"/>
            <w:right w:val="none" w:sz="0" w:space="0" w:color="auto"/>
          </w:divBdr>
        </w:div>
      </w:divsChild>
    </w:div>
    <w:div w:id="979769391">
      <w:bodyDiv w:val="1"/>
      <w:marLeft w:val="0"/>
      <w:marRight w:val="0"/>
      <w:marTop w:val="0"/>
      <w:marBottom w:val="0"/>
      <w:divBdr>
        <w:top w:val="none" w:sz="0" w:space="0" w:color="auto"/>
        <w:left w:val="none" w:sz="0" w:space="0" w:color="auto"/>
        <w:bottom w:val="none" w:sz="0" w:space="0" w:color="auto"/>
        <w:right w:val="none" w:sz="0" w:space="0" w:color="auto"/>
      </w:divBdr>
      <w:divsChild>
        <w:div w:id="1753044784">
          <w:marLeft w:val="360"/>
          <w:marRight w:val="0"/>
          <w:marTop w:val="200"/>
          <w:marBottom w:val="0"/>
          <w:divBdr>
            <w:top w:val="none" w:sz="0" w:space="0" w:color="auto"/>
            <w:left w:val="none" w:sz="0" w:space="0" w:color="auto"/>
            <w:bottom w:val="none" w:sz="0" w:space="0" w:color="auto"/>
            <w:right w:val="none" w:sz="0" w:space="0" w:color="auto"/>
          </w:divBdr>
        </w:div>
        <w:div w:id="100541488">
          <w:marLeft w:val="1080"/>
          <w:marRight w:val="0"/>
          <w:marTop w:val="100"/>
          <w:marBottom w:val="0"/>
          <w:divBdr>
            <w:top w:val="none" w:sz="0" w:space="0" w:color="auto"/>
            <w:left w:val="none" w:sz="0" w:space="0" w:color="auto"/>
            <w:bottom w:val="none" w:sz="0" w:space="0" w:color="auto"/>
            <w:right w:val="none" w:sz="0" w:space="0" w:color="auto"/>
          </w:divBdr>
        </w:div>
        <w:div w:id="62609383">
          <w:marLeft w:val="360"/>
          <w:marRight w:val="0"/>
          <w:marTop w:val="200"/>
          <w:marBottom w:val="0"/>
          <w:divBdr>
            <w:top w:val="none" w:sz="0" w:space="0" w:color="auto"/>
            <w:left w:val="none" w:sz="0" w:space="0" w:color="auto"/>
            <w:bottom w:val="none" w:sz="0" w:space="0" w:color="auto"/>
            <w:right w:val="none" w:sz="0" w:space="0" w:color="auto"/>
          </w:divBdr>
        </w:div>
        <w:div w:id="1829247952">
          <w:marLeft w:val="1080"/>
          <w:marRight w:val="0"/>
          <w:marTop w:val="100"/>
          <w:marBottom w:val="0"/>
          <w:divBdr>
            <w:top w:val="none" w:sz="0" w:space="0" w:color="auto"/>
            <w:left w:val="none" w:sz="0" w:space="0" w:color="auto"/>
            <w:bottom w:val="none" w:sz="0" w:space="0" w:color="auto"/>
            <w:right w:val="none" w:sz="0" w:space="0" w:color="auto"/>
          </w:divBdr>
        </w:div>
        <w:div w:id="441656064">
          <w:marLeft w:val="360"/>
          <w:marRight w:val="0"/>
          <w:marTop w:val="200"/>
          <w:marBottom w:val="0"/>
          <w:divBdr>
            <w:top w:val="none" w:sz="0" w:space="0" w:color="auto"/>
            <w:left w:val="none" w:sz="0" w:space="0" w:color="auto"/>
            <w:bottom w:val="none" w:sz="0" w:space="0" w:color="auto"/>
            <w:right w:val="none" w:sz="0" w:space="0" w:color="auto"/>
          </w:divBdr>
        </w:div>
        <w:div w:id="1893689252">
          <w:marLeft w:val="1080"/>
          <w:marRight w:val="0"/>
          <w:marTop w:val="100"/>
          <w:marBottom w:val="0"/>
          <w:divBdr>
            <w:top w:val="none" w:sz="0" w:space="0" w:color="auto"/>
            <w:left w:val="none" w:sz="0" w:space="0" w:color="auto"/>
            <w:bottom w:val="none" w:sz="0" w:space="0" w:color="auto"/>
            <w:right w:val="none" w:sz="0" w:space="0" w:color="auto"/>
          </w:divBdr>
        </w:div>
        <w:div w:id="486089769">
          <w:marLeft w:val="360"/>
          <w:marRight w:val="0"/>
          <w:marTop w:val="200"/>
          <w:marBottom w:val="0"/>
          <w:divBdr>
            <w:top w:val="none" w:sz="0" w:space="0" w:color="auto"/>
            <w:left w:val="none" w:sz="0" w:space="0" w:color="auto"/>
            <w:bottom w:val="none" w:sz="0" w:space="0" w:color="auto"/>
            <w:right w:val="none" w:sz="0" w:space="0" w:color="auto"/>
          </w:divBdr>
        </w:div>
      </w:divsChild>
    </w:div>
    <w:div w:id="1175270629">
      <w:bodyDiv w:val="1"/>
      <w:marLeft w:val="0"/>
      <w:marRight w:val="0"/>
      <w:marTop w:val="0"/>
      <w:marBottom w:val="0"/>
      <w:divBdr>
        <w:top w:val="none" w:sz="0" w:space="0" w:color="auto"/>
        <w:left w:val="none" w:sz="0" w:space="0" w:color="auto"/>
        <w:bottom w:val="none" w:sz="0" w:space="0" w:color="auto"/>
        <w:right w:val="none" w:sz="0" w:space="0" w:color="auto"/>
      </w:divBdr>
    </w:div>
    <w:div w:id="1210069543">
      <w:bodyDiv w:val="1"/>
      <w:marLeft w:val="0"/>
      <w:marRight w:val="0"/>
      <w:marTop w:val="0"/>
      <w:marBottom w:val="0"/>
      <w:divBdr>
        <w:top w:val="none" w:sz="0" w:space="0" w:color="auto"/>
        <w:left w:val="none" w:sz="0" w:space="0" w:color="auto"/>
        <w:bottom w:val="none" w:sz="0" w:space="0" w:color="auto"/>
        <w:right w:val="none" w:sz="0" w:space="0" w:color="auto"/>
      </w:divBdr>
    </w:div>
    <w:div w:id="1295218194">
      <w:bodyDiv w:val="1"/>
      <w:marLeft w:val="0"/>
      <w:marRight w:val="0"/>
      <w:marTop w:val="0"/>
      <w:marBottom w:val="0"/>
      <w:divBdr>
        <w:top w:val="none" w:sz="0" w:space="0" w:color="auto"/>
        <w:left w:val="none" w:sz="0" w:space="0" w:color="auto"/>
        <w:bottom w:val="none" w:sz="0" w:space="0" w:color="auto"/>
        <w:right w:val="none" w:sz="0" w:space="0" w:color="auto"/>
      </w:divBdr>
    </w:div>
    <w:div w:id="1324971898">
      <w:bodyDiv w:val="1"/>
      <w:marLeft w:val="0"/>
      <w:marRight w:val="0"/>
      <w:marTop w:val="0"/>
      <w:marBottom w:val="0"/>
      <w:divBdr>
        <w:top w:val="none" w:sz="0" w:space="0" w:color="auto"/>
        <w:left w:val="none" w:sz="0" w:space="0" w:color="auto"/>
        <w:bottom w:val="none" w:sz="0" w:space="0" w:color="auto"/>
        <w:right w:val="none" w:sz="0" w:space="0" w:color="auto"/>
      </w:divBdr>
      <w:divsChild>
        <w:div w:id="1200895028">
          <w:marLeft w:val="360"/>
          <w:marRight w:val="0"/>
          <w:marTop w:val="200"/>
          <w:marBottom w:val="0"/>
          <w:divBdr>
            <w:top w:val="none" w:sz="0" w:space="0" w:color="auto"/>
            <w:left w:val="none" w:sz="0" w:space="0" w:color="auto"/>
            <w:bottom w:val="none" w:sz="0" w:space="0" w:color="auto"/>
            <w:right w:val="none" w:sz="0" w:space="0" w:color="auto"/>
          </w:divBdr>
        </w:div>
        <w:div w:id="462387837">
          <w:marLeft w:val="360"/>
          <w:marRight w:val="0"/>
          <w:marTop w:val="200"/>
          <w:marBottom w:val="0"/>
          <w:divBdr>
            <w:top w:val="none" w:sz="0" w:space="0" w:color="auto"/>
            <w:left w:val="none" w:sz="0" w:space="0" w:color="auto"/>
            <w:bottom w:val="none" w:sz="0" w:space="0" w:color="auto"/>
            <w:right w:val="none" w:sz="0" w:space="0" w:color="auto"/>
          </w:divBdr>
        </w:div>
        <w:div w:id="1454669449">
          <w:marLeft w:val="360"/>
          <w:marRight w:val="0"/>
          <w:marTop w:val="200"/>
          <w:marBottom w:val="0"/>
          <w:divBdr>
            <w:top w:val="none" w:sz="0" w:space="0" w:color="auto"/>
            <w:left w:val="none" w:sz="0" w:space="0" w:color="auto"/>
            <w:bottom w:val="none" w:sz="0" w:space="0" w:color="auto"/>
            <w:right w:val="none" w:sz="0" w:space="0" w:color="auto"/>
          </w:divBdr>
        </w:div>
        <w:div w:id="905454629">
          <w:marLeft w:val="360"/>
          <w:marRight w:val="0"/>
          <w:marTop w:val="200"/>
          <w:marBottom w:val="0"/>
          <w:divBdr>
            <w:top w:val="none" w:sz="0" w:space="0" w:color="auto"/>
            <w:left w:val="none" w:sz="0" w:space="0" w:color="auto"/>
            <w:bottom w:val="none" w:sz="0" w:space="0" w:color="auto"/>
            <w:right w:val="none" w:sz="0" w:space="0" w:color="auto"/>
          </w:divBdr>
        </w:div>
        <w:div w:id="1767454923">
          <w:marLeft w:val="360"/>
          <w:marRight w:val="0"/>
          <w:marTop w:val="200"/>
          <w:marBottom w:val="0"/>
          <w:divBdr>
            <w:top w:val="none" w:sz="0" w:space="0" w:color="auto"/>
            <w:left w:val="none" w:sz="0" w:space="0" w:color="auto"/>
            <w:bottom w:val="none" w:sz="0" w:space="0" w:color="auto"/>
            <w:right w:val="none" w:sz="0" w:space="0" w:color="auto"/>
          </w:divBdr>
        </w:div>
      </w:divsChild>
    </w:div>
    <w:div w:id="1326975107">
      <w:bodyDiv w:val="1"/>
      <w:marLeft w:val="0"/>
      <w:marRight w:val="0"/>
      <w:marTop w:val="0"/>
      <w:marBottom w:val="0"/>
      <w:divBdr>
        <w:top w:val="none" w:sz="0" w:space="0" w:color="auto"/>
        <w:left w:val="none" w:sz="0" w:space="0" w:color="auto"/>
        <w:bottom w:val="none" w:sz="0" w:space="0" w:color="auto"/>
        <w:right w:val="none" w:sz="0" w:space="0" w:color="auto"/>
      </w:divBdr>
      <w:divsChild>
        <w:div w:id="1186746282">
          <w:marLeft w:val="-720"/>
          <w:marRight w:val="0"/>
          <w:marTop w:val="0"/>
          <w:marBottom w:val="0"/>
          <w:divBdr>
            <w:top w:val="none" w:sz="0" w:space="0" w:color="auto"/>
            <w:left w:val="none" w:sz="0" w:space="0" w:color="auto"/>
            <w:bottom w:val="none" w:sz="0" w:space="0" w:color="auto"/>
            <w:right w:val="none" w:sz="0" w:space="0" w:color="auto"/>
          </w:divBdr>
        </w:div>
      </w:divsChild>
    </w:div>
    <w:div w:id="1338918250">
      <w:bodyDiv w:val="1"/>
      <w:marLeft w:val="0"/>
      <w:marRight w:val="0"/>
      <w:marTop w:val="0"/>
      <w:marBottom w:val="0"/>
      <w:divBdr>
        <w:top w:val="none" w:sz="0" w:space="0" w:color="auto"/>
        <w:left w:val="none" w:sz="0" w:space="0" w:color="auto"/>
        <w:bottom w:val="none" w:sz="0" w:space="0" w:color="auto"/>
        <w:right w:val="none" w:sz="0" w:space="0" w:color="auto"/>
      </w:divBdr>
    </w:div>
    <w:div w:id="1356806410">
      <w:bodyDiv w:val="1"/>
      <w:marLeft w:val="0"/>
      <w:marRight w:val="0"/>
      <w:marTop w:val="0"/>
      <w:marBottom w:val="0"/>
      <w:divBdr>
        <w:top w:val="none" w:sz="0" w:space="0" w:color="auto"/>
        <w:left w:val="none" w:sz="0" w:space="0" w:color="auto"/>
        <w:bottom w:val="none" w:sz="0" w:space="0" w:color="auto"/>
        <w:right w:val="none" w:sz="0" w:space="0" w:color="auto"/>
      </w:divBdr>
    </w:div>
    <w:div w:id="1661038218">
      <w:bodyDiv w:val="1"/>
      <w:marLeft w:val="0"/>
      <w:marRight w:val="0"/>
      <w:marTop w:val="0"/>
      <w:marBottom w:val="0"/>
      <w:divBdr>
        <w:top w:val="none" w:sz="0" w:space="0" w:color="auto"/>
        <w:left w:val="none" w:sz="0" w:space="0" w:color="auto"/>
        <w:bottom w:val="none" w:sz="0" w:space="0" w:color="auto"/>
        <w:right w:val="none" w:sz="0" w:space="0" w:color="auto"/>
      </w:divBdr>
      <w:divsChild>
        <w:div w:id="1105618898">
          <w:marLeft w:val="360"/>
          <w:marRight w:val="0"/>
          <w:marTop w:val="200"/>
          <w:marBottom w:val="0"/>
          <w:divBdr>
            <w:top w:val="none" w:sz="0" w:space="0" w:color="auto"/>
            <w:left w:val="none" w:sz="0" w:space="0" w:color="auto"/>
            <w:bottom w:val="none" w:sz="0" w:space="0" w:color="auto"/>
            <w:right w:val="none" w:sz="0" w:space="0" w:color="auto"/>
          </w:divBdr>
        </w:div>
        <w:div w:id="1299533366">
          <w:marLeft w:val="360"/>
          <w:marRight w:val="0"/>
          <w:marTop w:val="200"/>
          <w:marBottom w:val="0"/>
          <w:divBdr>
            <w:top w:val="none" w:sz="0" w:space="0" w:color="auto"/>
            <w:left w:val="none" w:sz="0" w:space="0" w:color="auto"/>
            <w:bottom w:val="none" w:sz="0" w:space="0" w:color="auto"/>
            <w:right w:val="none" w:sz="0" w:space="0" w:color="auto"/>
          </w:divBdr>
        </w:div>
        <w:div w:id="1686051210">
          <w:marLeft w:val="360"/>
          <w:marRight w:val="0"/>
          <w:marTop w:val="200"/>
          <w:marBottom w:val="0"/>
          <w:divBdr>
            <w:top w:val="none" w:sz="0" w:space="0" w:color="auto"/>
            <w:left w:val="none" w:sz="0" w:space="0" w:color="auto"/>
            <w:bottom w:val="none" w:sz="0" w:space="0" w:color="auto"/>
            <w:right w:val="none" w:sz="0" w:space="0" w:color="auto"/>
          </w:divBdr>
        </w:div>
        <w:div w:id="399134174">
          <w:marLeft w:val="360"/>
          <w:marRight w:val="0"/>
          <w:marTop w:val="200"/>
          <w:marBottom w:val="0"/>
          <w:divBdr>
            <w:top w:val="none" w:sz="0" w:space="0" w:color="auto"/>
            <w:left w:val="none" w:sz="0" w:space="0" w:color="auto"/>
            <w:bottom w:val="none" w:sz="0" w:space="0" w:color="auto"/>
            <w:right w:val="none" w:sz="0" w:space="0" w:color="auto"/>
          </w:divBdr>
        </w:div>
        <w:div w:id="1855608199">
          <w:marLeft w:val="360"/>
          <w:marRight w:val="0"/>
          <w:marTop w:val="200"/>
          <w:marBottom w:val="0"/>
          <w:divBdr>
            <w:top w:val="none" w:sz="0" w:space="0" w:color="auto"/>
            <w:left w:val="none" w:sz="0" w:space="0" w:color="auto"/>
            <w:bottom w:val="none" w:sz="0" w:space="0" w:color="auto"/>
            <w:right w:val="none" w:sz="0" w:space="0" w:color="auto"/>
          </w:divBdr>
        </w:div>
        <w:div w:id="967466357">
          <w:marLeft w:val="360"/>
          <w:marRight w:val="0"/>
          <w:marTop w:val="200"/>
          <w:marBottom w:val="0"/>
          <w:divBdr>
            <w:top w:val="none" w:sz="0" w:space="0" w:color="auto"/>
            <w:left w:val="none" w:sz="0" w:space="0" w:color="auto"/>
            <w:bottom w:val="none" w:sz="0" w:space="0" w:color="auto"/>
            <w:right w:val="none" w:sz="0" w:space="0" w:color="auto"/>
          </w:divBdr>
        </w:div>
      </w:divsChild>
    </w:div>
    <w:div w:id="1684235788">
      <w:bodyDiv w:val="1"/>
      <w:marLeft w:val="0"/>
      <w:marRight w:val="0"/>
      <w:marTop w:val="0"/>
      <w:marBottom w:val="0"/>
      <w:divBdr>
        <w:top w:val="none" w:sz="0" w:space="0" w:color="auto"/>
        <w:left w:val="none" w:sz="0" w:space="0" w:color="auto"/>
        <w:bottom w:val="none" w:sz="0" w:space="0" w:color="auto"/>
        <w:right w:val="none" w:sz="0" w:space="0" w:color="auto"/>
      </w:divBdr>
      <w:divsChild>
        <w:div w:id="403723840">
          <w:marLeft w:val="-720"/>
          <w:marRight w:val="0"/>
          <w:marTop w:val="0"/>
          <w:marBottom w:val="0"/>
          <w:divBdr>
            <w:top w:val="none" w:sz="0" w:space="0" w:color="auto"/>
            <w:left w:val="none" w:sz="0" w:space="0" w:color="auto"/>
            <w:bottom w:val="none" w:sz="0" w:space="0" w:color="auto"/>
            <w:right w:val="none" w:sz="0" w:space="0" w:color="auto"/>
          </w:divBdr>
        </w:div>
      </w:divsChild>
    </w:div>
    <w:div w:id="2055496905">
      <w:bodyDiv w:val="1"/>
      <w:marLeft w:val="0"/>
      <w:marRight w:val="0"/>
      <w:marTop w:val="0"/>
      <w:marBottom w:val="0"/>
      <w:divBdr>
        <w:top w:val="none" w:sz="0" w:space="0" w:color="auto"/>
        <w:left w:val="none" w:sz="0" w:space="0" w:color="auto"/>
        <w:bottom w:val="none" w:sz="0" w:space="0" w:color="auto"/>
        <w:right w:val="none" w:sz="0" w:space="0" w:color="auto"/>
      </w:divBdr>
    </w:div>
    <w:div w:id="2083137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6</Pages>
  <Words>923</Words>
  <Characters>5625</Characters>
  <Application>Microsoft Office Word</Application>
  <DocSecurity>0</DocSecurity>
  <Lines>127</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Larson</dc:creator>
  <cp:keywords/>
  <dc:description/>
  <cp:lastModifiedBy>Anna Seaman</cp:lastModifiedBy>
  <cp:revision>93</cp:revision>
  <dcterms:created xsi:type="dcterms:W3CDTF">2024-01-28T21:46:00Z</dcterms:created>
  <dcterms:modified xsi:type="dcterms:W3CDTF">2026-08-14T14:18:00Z</dcterms:modified>
</cp:coreProperties>
</file>